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ink/ink1.xml" ContentType="application/inkml+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04322" w14:textId="77777777" w:rsidR="000B1D5F" w:rsidRPr="000C12E0" w:rsidRDefault="000B1D5F" w:rsidP="000B1D5F">
      <w:pPr>
        <w:pStyle w:val="Heading2"/>
        <w:rPr>
          <w:szCs w:val="32"/>
        </w:rPr>
      </w:pPr>
      <w:bookmarkStart w:id="0" w:name="_Toc225089736"/>
      <w:r w:rsidRPr="000C12E0">
        <w:rPr>
          <w:szCs w:val="32"/>
        </w:rPr>
        <w:t>A</w:t>
      </w:r>
      <w:bookmarkEnd w:id="0"/>
    </w:p>
    <w:p w14:paraId="0C8C43A6" w14:textId="77777777" w:rsidR="000B1D5F" w:rsidRPr="000C12E0" w:rsidRDefault="000B1D5F" w:rsidP="000B1D5F">
      <w:pPr>
        <w:pStyle w:val="Heading2"/>
        <w:rPr>
          <w:szCs w:val="32"/>
        </w:rPr>
      </w:pPr>
      <w:bookmarkStart w:id="1" w:name="_Toc225089737"/>
      <w:r w:rsidRPr="000C12E0">
        <w:rPr>
          <w:szCs w:val="32"/>
        </w:rPr>
        <w:t>Project Report</w:t>
      </w:r>
      <w:bookmarkEnd w:id="1"/>
    </w:p>
    <w:p w14:paraId="7C0BF80A" w14:textId="77777777" w:rsidR="000B1D5F" w:rsidRPr="000C12E0" w:rsidRDefault="000B1D5F" w:rsidP="000B1D5F">
      <w:pPr>
        <w:pStyle w:val="Heading2"/>
        <w:rPr>
          <w:sz w:val="32"/>
          <w:szCs w:val="32"/>
        </w:rPr>
      </w:pPr>
      <w:bookmarkStart w:id="2" w:name="_Toc225089738"/>
      <w:r w:rsidRPr="000C12E0">
        <w:rPr>
          <w:szCs w:val="32"/>
        </w:rPr>
        <w:t>on</w:t>
      </w:r>
      <w:bookmarkEnd w:id="2"/>
    </w:p>
    <w:p w14:paraId="7237956F" w14:textId="77777777" w:rsidR="000B1D5F" w:rsidRPr="000C12E0" w:rsidRDefault="000B1D5F" w:rsidP="000B1D5F">
      <w:pPr>
        <w:pStyle w:val="Heading1"/>
        <w:jc w:val="center"/>
        <w:rPr>
          <w:sz w:val="32"/>
          <w:szCs w:val="32"/>
        </w:rPr>
      </w:pPr>
    </w:p>
    <w:p w14:paraId="596CC2A0" w14:textId="60EC80CB" w:rsidR="000B1D5F" w:rsidRPr="004A65A8" w:rsidDel="00F709B3" w:rsidRDefault="004A65A8" w:rsidP="00C52C97">
      <w:pPr>
        <w:pStyle w:val="Heading1"/>
        <w:jc w:val="center"/>
        <w:rPr>
          <w:del w:id="3" w:author="HETVEE RABARA" w:date="2026-03-23T14:00:00Z"/>
          <w:sz w:val="32"/>
          <w:szCs w:val="32"/>
        </w:rPr>
      </w:pPr>
      <w:bookmarkStart w:id="4" w:name="_Toc225089739"/>
      <w:ins w:id="5" w:author="HETVEE RABARA" w:date="2026-03-23T14:00:00Z">
        <w:r w:rsidRPr="004A65A8">
          <w:rPr>
            <w:b w:val="0"/>
            <w:bCs w:val="0"/>
            <w:sz w:val="32"/>
            <w:szCs w:val="32"/>
          </w:rPr>
          <w:t>STUDENT AND TPO PLACEMENT MANAGEMENT PORTAL</w:t>
        </w:r>
      </w:ins>
      <w:del w:id="6" w:author="HETVEE RABARA" w:date="2026-03-23T14:00:00Z">
        <w:r w:rsidR="000B1D5F" w:rsidRPr="004A65A8" w:rsidDel="00F709B3">
          <w:rPr>
            <w:b w:val="0"/>
            <w:bCs w:val="0"/>
            <w:sz w:val="32"/>
            <w:szCs w:val="32"/>
          </w:rPr>
          <w:delText>PLACEMENT PORTAL</w:delText>
        </w:r>
        <w:bookmarkEnd w:id="4"/>
      </w:del>
    </w:p>
    <w:p w14:paraId="4F1883A6" w14:textId="77777777" w:rsidR="00F709B3" w:rsidRPr="004A65A8" w:rsidRDefault="00F709B3">
      <w:pPr>
        <w:jc w:val="center"/>
        <w:rPr>
          <w:ins w:id="7" w:author="HETVEE RABARA" w:date="2026-03-23T14:00:00Z"/>
          <w:rPrChange w:id="8" w:author="HETVEE RABARA" w:date="2026-03-23T14:00:00Z">
            <w:rPr>
              <w:ins w:id="9" w:author="HETVEE RABARA" w:date="2026-03-23T14:00:00Z"/>
              <w:sz w:val="32"/>
              <w:szCs w:val="32"/>
            </w:rPr>
          </w:rPrChange>
        </w:rPr>
        <w:pPrChange w:id="10" w:author="HETVEE RABARA" w:date="2026-03-23T14:00:00Z">
          <w:pPr>
            <w:pStyle w:val="Heading1"/>
            <w:jc w:val="center"/>
          </w:pPr>
        </w:pPrChange>
      </w:pPr>
    </w:p>
    <w:p w14:paraId="3C736558" w14:textId="77777777" w:rsidR="000B1D5F" w:rsidRPr="000C12E0" w:rsidRDefault="000B1D5F" w:rsidP="000B1D5F">
      <w:pPr>
        <w:pStyle w:val="Heading1"/>
        <w:jc w:val="center"/>
        <w:rPr>
          <w:sz w:val="32"/>
          <w:szCs w:val="32"/>
        </w:rPr>
      </w:pPr>
      <w:bookmarkStart w:id="11" w:name="_Toc225089740"/>
      <w:r w:rsidRPr="000C12E0">
        <w:rPr>
          <w:sz w:val="28"/>
          <w:szCs w:val="32"/>
        </w:rPr>
        <w:t>BTech-IT, Sem VI</w:t>
      </w:r>
      <w:bookmarkEnd w:id="11"/>
    </w:p>
    <w:p w14:paraId="3203A60E" w14:textId="77777777" w:rsidR="000B1D5F" w:rsidRPr="000C12E0" w:rsidRDefault="000B1D5F" w:rsidP="000B1D5F">
      <w:pPr>
        <w:jc w:val="center"/>
      </w:pPr>
    </w:p>
    <w:p w14:paraId="51062CB2" w14:textId="77777777" w:rsidR="000B1D5F" w:rsidRPr="000C12E0" w:rsidRDefault="000B1D5F" w:rsidP="000B1D5F">
      <w:pPr>
        <w:jc w:val="center"/>
      </w:pPr>
    </w:p>
    <w:p w14:paraId="74ED78AF" w14:textId="77777777" w:rsidR="000B1D5F" w:rsidRPr="000C12E0" w:rsidRDefault="000B1D5F" w:rsidP="000B1D5F">
      <w:pPr>
        <w:jc w:val="center"/>
      </w:pPr>
    </w:p>
    <w:p w14:paraId="553BD17A" w14:textId="77777777" w:rsidR="000B1D5F" w:rsidRPr="000C12E0" w:rsidRDefault="000B1D5F" w:rsidP="000B1D5F">
      <w:pPr>
        <w:jc w:val="center"/>
        <w:rPr>
          <w:b/>
          <w:sz w:val="32"/>
          <w:szCs w:val="32"/>
        </w:rPr>
      </w:pPr>
    </w:p>
    <w:p w14:paraId="72E0118E" w14:textId="77777777" w:rsidR="000B1D5F" w:rsidRPr="000C12E0" w:rsidRDefault="000B1D5F" w:rsidP="000B1D5F">
      <w:pPr>
        <w:jc w:val="center"/>
        <w:rPr>
          <w:sz w:val="28"/>
          <w:szCs w:val="28"/>
        </w:rPr>
      </w:pPr>
      <w:r w:rsidRPr="000C12E0">
        <w:rPr>
          <w:sz w:val="28"/>
          <w:szCs w:val="28"/>
        </w:rPr>
        <w:t>Prepared By:</w:t>
      </w:r>
    </w:p>
    <w:p w14:paraId="190E656E" w14:textId="196DD6FE" w:rsidR="000B1D5F" w:rsidRPr="000C12E0" w:rsidRDefault="000B1D5F" w:rsidP="000B1D5F">
      <w:pPr>
        <w:jc w:val="center"/>
        <w:rPr>
          <w:sz w:val="28"/>
          <w:szCs w:val="28"/>
        </w:rPr>
      </w:pPr>
      <w:proofErr w:type="spellStart"/>
      <w:r w:rsidRPr="000C12E0">
        <w:rPr>
          <w:sz w:val="28"/>
          <w:szCs w:val="28"/>
        </w:rPr>
        <w:t>Tithi</w:t>
      </w:r>
      <w:proofErr w:type="spellEnd"/>
      <w:r w:rsidRPr="000C12E0">
        <w:rPr>
          <w:sz w:val="28"/>
          <w:szCs w:val="28"/>
        </w:rPr>
        <w:t xml:space="preserve"> </w:t>
      </w:r>
      <w:proofErr w:type="spellStart"/>
      <w:r w:rsidRPr="000C12E0">
        <w:rPr>
          <w:sz w:val="28"/>
          <w:szCs w:val="28"/>
        </w:rPr>
        <w:t>Rojivadiya</w:t>
      </w:r>
      <w:proofErr w:type="spellEnd"/>
      <w:r w:rsidRPr="000C12E0">
        <w:rPr>
          <w:sz w:val="28"/>
          <w:szCs w:val="28"/>
        </w:rPr>
        <w:t xml:space="preserve"> (IT-119)</w:t>
      </w:r>
    </w:p>
    <w:p w14:paraId="5855F5B7" w14:textId="525CCCDA" w:rsidR="000B1D5F" w:rsidRPr="000C12E0" w:rsidRDefault="000B1D5F" w:rsidP="000B1D5F">
      <w:pPr>
        <w:jc w:val="center"/>
        <w:rPr>
          <w:sz w:val="28"/>
          <w:szCs w:val="28"/>
        </w:rPr>
      </w:pPr>
      <w:proofErr w:type="spellStart"/>
      <w:r w:rsidRPr="000C12E0">
        <w:rPr>
          <w:sz w:val="28"/>
          <w:szCs w:val="28"/>
        </w:rPr>
        <w:t>Hetvee</w:t>
      </w:r>
      <w:proofErr w:type="spellEnd"/>
      <w:r w:rsidRPr="000C12E0">
        <w:rPr>
          <w:sz w:val="28"/>
          <w:szCs w:val="28"/>
        </w:rPr>
        <w:t xml:space="preserve"> </w:t>
      </w:r>
      <w:proofErr w:type="spellStart"/>
      <w:r w:rsidRPr="000C12E0">
        <w:rPr>
          <w:sz w:val="28"/>
          <w:szCs w:val="28"/>
        </w:rPr>
        <w:t>Rabara</w:t>
      </w:r>
      <w:proofErr w:type="spellEnd"/>
      <w:r w:rsidRPr="000C12E0">
        <w:rPr>
          <w:sz w:val="28"/>
          <w:szCs w:val="28"/>
        </w:rPr>
        <w:t xml:space="preserve"> (IT-114) </w:t>
      </w:r>
    </w:p>
    <w:p w14:paraId="74C055A1" w14:textId="77777777" w:rsidR="000B1D5F" w:rsidRPr="000C12E0" w:rsidRDefault="000B1D5F" w:rsidP="000B1D5F">
      <w:pPr>
        <w:spacing w:line="360" w:lineRule="auto"/>
        <w:jc w:val="center"/>
        <w:rPr>
          <w:sz w:val="28"/>
          <w:szCs w:val="28"/>
        </w:rPr>
      </w:pPr>
    </w:p>
    <w:p w14:paraId="11A1EDC3" w14:textId="77777777" w:rsidR="000B1D5F" w:rsidRPr="000C12E0" w:rsidRDefault="000B1D5F" w:rsidP="000B1D5F">
      <w:pPr>
        <w:spacing w:line="360" w:lineRule="auto"/>
        <w:jc w:val="center"/>
        <w:rPr>
          <w:sz w:val="28"/>
          <w:szCs w:val="28"/>
        </w:rPr>
      </w:pPr>
    </w:p>
    <w:p w14:paraId="0C2B1774" w14:textId="77777777" w:rsidR="000B1D5F" w:rsidRPr="000C12E0" w:rsidRDefault="000B1D5F" w:rsidP="000B1D5F">
      <w:pPr>
        <w:spacing w:line="360" w:lineRule="auto"/>
        <w:jc w:val="center"/>
        <w:rPr>
          <w:sz w:val="28"/>
          <w:szCs w:val="28"/>
        </w:rPr>
      </w:pPr>
    </w:p>
    <w:p w14:paraId="6C2F66CC" w14:textId="77777777" w:rsidR="000B1D5F" w:rsidRPr="000C12E0" w:rsidRDefault="000B1D5F" w:rsidP="000B1D5F">
      <w:pPr>
        <w:jc w:val="center"/>
        <w:rPr>
          <w:sz w:val="28"/>
          <w:szCs w:val="28"/>
        </w:rPr>
      </w:pPr>
      <w:r w:rsidRPr="000C12E0">
        <w:rPr>
          <w:sz w:val="28"/>
          <w:szCs w:val="28"/>
        </w:rPr>
        <w:t>Guided By:</w:t>
      </w:r>
    </w:p>
    <w:p w14:paraId="7187A002" w14:textId="78DA8EC4" w:rsidR="000B1D5F" w:rsidRPr="000C12E0" w:rsidRDefault="000B1D5F" w:rsidP="000B1D5F">
      <w:pPr>
        <w:jc w:val="center"/>
        <w:rPr>
          <w:sz w:val="28"/>
          <w:szCs w:val="28"/>
        </w:rPr>
      </w:pPr>
      <w:r w:rsidRPr="000C12E0">
        <w:rPr>
          <w:sz w:val="28"/>
          <w:szCs w:val="28"/>
        </w:rPr>
        <w:t xml:space="preserve">Prof. </w:t>
      </w:r>
      <w:r w:rsidR="00576BB5" w:rsidRPr="000C12E0">
        <w:rPr>
          <w:sz w:val="28"/>
          <w:szCs w:val="28"/>
        </w:rPr>
        <w:t>D</w:t>
      </w:r>
      <w:r w:rsidR="000C12E0">
        <w:rPr>
          <w:sz w:val="28"/>
          <w:szCs w:val="28"/>
        </w:rPr>
        <w:t>ee</w:t>
      </w:r>
      <w:r w:rsidR="00576BB5" w:rsidRPr="000C12E0">
        <w:rPr>
          <w:sz w:val="28"/>
          <w:szCs w:val="28"/>
        </w:rPr>
        <w:t xml:space="preserve">pak C. </w:t>
      </w:r>
      <w:proofErr w:type="spellStart"/>
      <w:r w:rsidR="00576BB5" w:rsidRPr="000C12E0">
        <w:rPr>
          <w:sz w:val="28"/>
          <w:szCs w:val="28"/>
        </w:rPr>
        <w:t>Vegda</w:t>
      </w:r>
      <w:proofErr w:type="spellEnd"/>
    </w:p>
    <w:p w14:paraId="7B126F53" w14:textId="77777777" w:rsidR="000B1D5F" w:rsidRPr="000C12E0" w:rsidRDefault="000B1D5F" w:rsidP="000B1D5F">
      <w:pPr>
        <w:jc w:val="center"/>
        <w:rPr>
          <w:sz w:val="28"/>
          <w:szCs w:val="28"/>
        </w:rPr>
      </w:pPr>
      <w:r w:rsidRPr="000C12E0">
        <w:rPr>
          <w:sz w:val="28"/>
          <w:szCs w:val="28"/>
        </w:rPr>
        <w:t>Dept. of Information Technology</w:t>
      </w:r>
    </w:p>
    <w:p w14:paraId="10FB3B2F" w14:textId="2F18C4D2" w:rsidR="00012223" w:rsidRPr="000C12E0" w:rsidRDefault="000B1D5F" w:rsidP="000B1D5F">
      <w:pPr>
        <w:jc w:val="center"/>
      </w:pPr>
      <w:r w:rsidRPr="000C12E0">
        <w:rPr>
          <w:noProof/>
        </w:rPr>
        <w:drawing>
          <wp:inline distT="0" distB="0" distL="0" distR="0" wp14:anchorId="4FCAD36C" wp14:editId="331DAFED">
            <wp:extent cx="1800476" cy="145752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0476" cy="1457528"/>
                    </a:xfrm>
                    <a:prstGeom prst="rect">
                      <a:avLst/>
                    </a:prstGeom>
                  </pic:spPr>
                </pic:pic>
              </a:graphicData>
            </a:graphic>
          </wp:inline>
        </w:drawing>
      </w:r>
    </w:p>
    <w:p w14:paraId="64438839" w14:textId="77777777" w:rsidR="000B1D5F" w:rsidRPr="000C12E0" w:rsidRDefault="000B1D5F" w:rsidP="000B1D5F">
      <w:pPr>
        <w:jc w:val="center"/>
      </w:pPr>
    </w:p>
    <w:p w14:paraId="6E47C623" w14:textId="77777777" w:rsidR="000B1D5F" w:rsidRPr="000C12E0" w:rsidRDefault="000B1D5F" w:rsidP="000B1D5F">
      <w:pPr>
        <w:pStyle w:val="Heading5"/>
        <w:jc w:val="center"/>
        <w:rPr>
          <w:rFonts w:ascii="Times New Roman" w:hAnsi="Times New Roman" w:cs="Times New Roman"/>
          <w:b/>
          <w:bCs/>
          <w:color w:val="000000" w:themeColor="text1"/>
          <w:sz w:val="28"/>
          <w:szCs w:val="28"/>
        </w:rPr>
      </w:pPr>
      <w:r w:rsidRPr="000C12E0">
        <w:rPr>
          <w:rFonts w:ascii="Times New Roman" w:hAnsi="Times New Roman" w:cs="Times New Roman"/>
          <w:b/>
          <w:bCs/>
          <w:color w:val="000000" w:themeColor="text1"/>
          <w:sz w:val="28"/>
          <w:szCs w:val="28"/>
        </w:rPr>
        <w:t>Department of Information Technology</w:t>
      </w:r>
    </w:p>
    <w:p w14:paraId="528920C7" w14:textId="77777777" w:rsidR="000B1D5F" w:rsidRPr="000C12E0" w:rsidRDefault="000B1D5F" w:rsidP="000B1D5F">
      <w:pPr>
        <w:jc w:val="center"/>
        <w:rPr>
          <w:b/>
          <w:sz w:val="28"/>
          <w:szCs w:val="28"/>
        </w:rPr>
      </w:pPr>
      <w:r w:rsidRPr="000C12E0">
        <w:rPr>
          <w:b/>
          <w:sz w:val="28"/>
          <w:szCs w:val="28"/>
        </w:rPr>
        <w:t xml:space="preserve">Faculty of technology, </w:t>
      </w:r>
    </w:p>
    <w:p w14:paraId="71BB5A11" w14:textId="77777777" w:rsidR="000B1D5F" w:rsidRPr="000C12E0" w:rsidRDefault="000B1D5F" w:rsidP="000B1D5F">
      <w:pPr>
        <w:jc w:val="center"/>
        <w:rPr>
          <w:b/>
          <w:sz w:val="28"/>
          <w:szCs w:val="28"/>
        </w:rPr>
      </w:pPr>
      <w:proofErr w:type="spellStart"/>
      <w:r w:rsidRPr="000C12E0">
        <w:rPr>
          <w:b/>
          <w:sz w:val="28"/>
          <w:szCs w:val="28"/>
        </w:rPr>
        <w:t>Dharmsinh</w:t>
      </w:r>
      <w:proofErr w:type="spellEnd"/>
      <w:r w:rsidRPr="000C12E0">
        <w:rPr>
          <w:b/>
          <w:sz w:val="28"/>
          <w:szCs w:val="28"/>
        </w:rPr>
        <w:t xml:space="preserve"> Desai University</w:t>
      </w:r>
    </w:p>
    <w:p w14:paraId="3B7B2DF8" w14:textId="77777777" w:rsidR="000B1D5F" w:rsidRPr="000C12E0" w:rsidRDefault="000B1D5F" w:rsidP="000B1D5F">
      <w:pPr>
        <w:jc w:val="center"/>
        <w:rPr>
          <w:b/>
          <w:sz w:val="28"/>
          <w:szCs w:val="28"/>
        </w:rPr>
      </w:pPr>
      <w:r w:rsidRPr="000C12E0">
        <w:rPr>
          <w:b/>
          <w:sz w:val="28"/>
          <w:szCs w:val="28"/>
        </w:rPr>
        <w:t>College road, Nadiad- 387001</w:t>
      </w:r>
    </w:p>
    <w:p w14:paraId="7F9F5D3B" w14:textId="77777777" w:rsidR="000B1D5F" w:rsidRPr="000C12E0" w:rsidRDefault="000B1D5F" w:rsidP="000B1D5F">
      <w:pPr>
        <w:jc w:val="center"/>
        <w:rPr>
          <w:b/>
          <w:sz w:val="28"/>
          <w:szCs w:val="28"/>
        </w:rPr>
      </w:pPr>
    </w:p>
    <w:p w14:paraId="1FC88DFB" w14:textId="77777777" w:rsidR="000B1D5F" w:rsidRPr="000C12E0" w:rsidRDefault="000B1D5F" w:rsidP="000B1D5F">
      <w:pPr>
        <w:jc w:val="center"/>
        <w:rPr>
          <w:b/>
          <w:sz w:val="28"/>
          <w:szCs w:val="28"/>
        </w:rPr>
      </w:pPr>
    </w:p>
    <w:p w14:paraId="671F82C7" w14:textId="1C9904B9" w:rsidR="00C87145" w:rsidRDefault="000B1D5F" w:rsidP="007B1636">
      <w:pPr>
        <w:jc w:val="center"/>
        <w:rPr>
          <w:b/>
          <w:sz w:val="28"/>
          <w:szCs w:val="28"/>
        </w:rPr>
      </w:pPr>
      <w:r w:rsidRPr="000C12E0">
        <w:rPr>
          <w:b/>
          <w:sz w:val="28"/>
          <w:szCs w:val="28"/>
        </w:rPr>
        <w:t>April, 2026</w:t>
      </w:r>
    </w:p>
    <w:p w14:paraId="3556E6D4" w14:textId="77777777" w:rsidR="00C87145" w:rsidRDefault="00C87145">
      <w:pPr>
        <w:suppressAutoHyphens w:val="0"/>
        <w:spacing w:after="160" w:line="259" w:lineRule="auto"/>
        <w:rPr>
          <w:b/>
          <w:sz w:val="28"/>
          <w:szCs w:val="28"/>
        </w:rPr>
      </w:pPr>
      <w:r>
        <w:rPr>
          <w:b/>
          <w:sz w:val="28"/>
          <w:szCs w:val="28"/>
        </w:rPr>
        <w:br w:type="page"/>
      </w:r>
    </w:p>
    <w:p w14:paraId="5B3508A2" w14:textId="77777777" w:rsidR="0078401B" w:rsidRDefault="0078401B" w:rsidP="007B1636">
      <w:pPr>
        <w:jc w:val="center"/>
        <w:rPr>
          <w:b/>
          <w:sz w:val="28"/>
          <w:szCs w:val="28"/>
        </w:rPr>
        <w:sectPr w:rsidR="0078401B" w:rsidSect="000B0DE7">
          <w:headerReference w:type="default" r:id="rId9"/>
          <w:pgSz w:w="11906" w:h="16838" w:code="9"/>
          <w:pgMar w:top="1440" w:right="1440" w:bottom="1440" w:left="2160" w:header="720" w:footer="720" w:gutter="0"/>
          <w:pgNumType w:start="1"/>
          <w:cols w:space="720"/>
          <w:docGrid w:linePitch="360"/>
        </w:sectPr>
      </w:pPr>
    </w:p>
    <w:p w14:paraId="6A4C1A6C" w14:textId="049E9C0C" w:rsidR="000B1D5F" w:rsidRDefault="000B1D5F" w:rsidP="007B1636">
      <w:pPr>
        <w:rPr>
          <w:b/>
          <w:sz w:val="28"/>
          <w:szCs w:val="28"/>
        </w:rPr>
      </w:pPr>
    </w:p>
    <w:p w14:paraId="3D3F5430" w14:textId="171019A8" w:rsidR="000B1D5F" w:rsidRDefault="000B1D5F" w:rsidP="000B1D5F">
      <w:pPr>
        <w:rPr>
          <w:b/>
          <w:sz w:val="28"/>
          <w:szCs w:val="28"/>
        </w:rPr>
      </w:pPr>
    </w:p>
    <w:p w14:paraId="5FB5113B" w14:textId="77777777" w:rsidR="000B1D5F" w:rsidRDefault="000B1D5F" w:rsidP="000B1D5F">
      <w:pPr>
        <w:rPr>
          <w:b/>
          <w:sz w:val="28"/>
          <w:szCs w:val="28"/>
        </w:rPr>
      </w:pPr>
    </w:p>
    <w:p w14:paraId="4E7C7137" w14:textId="4062DE0C" w:rsidR="000B1D5F" w:rsidRDefault="000B1D5F" w:rsidP="000B1D5F">
      <w:pPr>
        <w:ind w:left="360"/>
        <w:jc w:val="center"/>
        <w:rPr>
          <w:b/>
          <w:sz w:val="32"/>
          <w:szCs w:val="32"/>
        </w:rPr>
      </w:pPr>
      <w:r>
        <w:rPr>
          <w:b/>
          <w:sz w:val="32"/>
          <w:szCs w:val="32"/>
        </w:rPr>
        <w:t>CANDIDATE’S DECLARATION</w:t>
      </w:r>
    </w:p>
    <w:p w14:paraId="2BED557E" w14:textId="4AF5822A" w:rsidR="000B1D5F" w:rsidRDefault="000B1D5F" w:rsidP="000B1D5F">
      <w:pPr>
        <w:ind w:left="360"/>
        <w:jc w:val="center"/>
        <w:rPr>
          <w:b/>
          <w:sz w:val="32"/>
          <w:szCs w:val="32"/>
        </w:rPr>
      </w:pPr>
    </w:p>
    <w:p w14:paraId="31CF9F6F" w14:textId="4441CF45" w:rsidR="000B1D5F" w:rsidRDefault="000B1D5F" w:rsidP="000B1D5F">
      <w:pPr>
        <w:jc w:val="both"/>
      </w:pPr>
      <w:r>
        <w:t>We declare that 6</w:t>
      </w:r>
      <w:r>
        <w:rPr>
          <w:vertAlign w:val="superscript"/>
        </w:rPr>
        <w:t>th</w:t>
      </w:r>
      <w:r>
        <w:t xml:space="preserve"> semester report entitled </w:t>
      </w:r>
    </w:p>
    <w:p w14:paraId="05243AAC" w14:textId="0690EA15" w:rsidR="000B1D5F" w:rsidRDefault="000B1D5F" w:rsidP="000B1D5F">
      <w:pPr>
        <w:jc w:val="both"/>
      </w:pPr>
      <w:r>
        <w:t>“</w:t>
      </w:r>
      <w:r w:rsidR="00576BB5">
        <w:t>Student And TPO Placement Management Portal</w:t>
      </w:r>
      <w:r>
        <w:t>” is</w:t>
      </w:r>
      <w:r w:rsidR="00576BB5">
        <w:t xml:space="preserve"> </w:t>
      </w:r>
      <w:r>
        <w:t>our own work conducted under the supervision of</w:t>
      </w:r>
      <w:r w:rsidR="00576BB5">
        <w:t xml:space="preserve"> </w:t>
      </w:r>
      <w:proofErr w:type="spellStart"/>
      <w:r w:rsidR="00576BB5">
        <w:t>Mr.D</w:t>
      </w:r>
      <w:r w:rsidR="005102A7">
        <w:t>ee</w:t>
      </w:r>
      <w:r w:rsidR="00576BB5">
        <w:t>pak</w:t>
      </w:r>
      <w:proofErr w:type="spellEnd"/>
      <w:r w:rsidR="00576BB5">
        <w:t xml:space="preserve"> C. </w:t>
      </w:r>
      <w:proofErr w:type="spellStart"/>
      <w:r w:rsidR="00576BB5">
        <w:t>Vegda</w:t>
      </w:r>
      <w:proofErr w:type="spellEnd"/>
      <w:r>
        <w:t>.</w:t>
      </w:r>
    </w:p>
    <w:p w14:paraId="59EB87B0" w14:textId="77777777" w:rsidR="000B1D5F" w:rsidRDefault="000B1D5F" w:rsidP="000B1D5F">
      <w:pPr>
        <w:jc w:val="both"/>
      </w:pPr>
    </w:p>
    <w:p w14:paraId="53670E67" w14:textId="09483462" w:rsidR="000B1D5F" w:rsidRDefault="000B1D5F" w:rsidP="005A5480">
      <w:pPr>
        <w:pStyle w:val="BodyText2"/>
        <w:spacing w:line="240" w:lineRule="auto"/>
      </w:pPr>
      <w:r>
        <w:t xml:space="preserve">We further declare that to the best of our  knowledge the report for B.Tech. VI semester does not contain part of the work which has been submitted either in this or any other university without proper citation. </w:t>
      </w:r>
    </w:p>
    <w:p w14:paraId="4E69A18C" w14:textId="77777777" w:rsidR="005A5480" w:rsidRDefault="005A5480" w:rsidP="005A5480">
      <w:pPr>
        <w:pStyle w:val="BodyText2"/>
        <w:spacing w:line="240" w:lineRule="auto"/>
      </w:pPr>
    </w:p>
    <w:p w14:paraId="2AAFCF6E" w14:textId="77777777" w:rsidR="005A5480" w:rsidRDefault="005A5480" w:rsidP="005A5480">
      <w:pPr>
        <w:pStyle w:val="BodyText2"/>
        <w:spacing w:line="240" w:lineRule="auto"/>
      </w:pPr>
    </w:p>
    <w:p w14:paraId="0D8DB1D5" w14:textId="77777777" w:rsidR="005A5480" w:rsidRDefault="005A5480" w:rsidP="005A5480">
      <w:pPr>
        <w:pStyle w:val="BodyText2"/>
        <w:spacing w:line="240" w:lineRule="auto"/>
      </w:pPr>
    </w:p>
    <w:p w14:paraId="6A874DED" w14:textId="77777777" w:rsidR="005A5480" w:rsidRDefault="005A5480" w:rsidP="005A5480">
      <w:pPr>
        <w:pStyle w:val="BodyText2"/>
        <w:spacing w:line="240" w:lineRule="auto"/>
      </w:pPr>
    </w:p>
    <w:p w14:paraId="33A05DE9" w14:textId="77777777" w:rsidR="000B1D5F" w:rsidRDefault="000B1D5F" w:rsidP="005102A7">
      <w:pPr>
        <w:jc w:val="both"/>
      </w:pPr>
      <w:r>
        <w:t>Candidate’s Signature</w:t>
      </w:r>
    </w:p>
    <w:p w14:paraId="2A3F7AFA" w14:textId="7EA64ECD" w:rsidR="000B1D5F" w:rsidRDefault="00576BB5" w:rsidP="005102A7">
      <w:pPr>
        <w:jc w:val="both"/>
      </w:pPr>
      <w:r>
        <w:t xml:space="preserve">Candidate’s Name: </w:t>
      </w:r>
      <w:proofErr w:type="spellStart"/>
      <w:r>
        <w:t>Tithi</w:t>
      </w:r>
      <w:proofErr w:type="spellEnd"/>
      <w:r>
        <w:t xml:space="preserve"> </w:t>
      </w:r>
      <w:proofErr w:type="spellStart"/>
      <w:r>
        <w:t>Rojivadiya</w:t>
      </w:r>
      <w:proofErr w:type="spellEnd"/>
    </w:p>
    <w:p w14:paraId="605D9FA9" w14:textId="0B948D93" w:rsidR="000B1D5F" w:rsidRDefault="000B1D5F" w:rsidP="005102A7">
      <w:pPr>
        <w:jc w:val="both"/>
      </w:pPr>
      <w:r>
        <w:t xml:space="preserve">Student ID: </w:t>
      </w:r>
      <w:r w:rsidR="00576BB5">
        <w:t>23ITUOS114</w:t>
      </w:r>
    </w:p>
    <w:p w14:paraId="02C3043E" w14:textId="77777777" w:rsidR="000B1D5F" w:rsidRDefault="000B1D5F" w:rsidP="005102A7">
      <w:pPr>
        <w:jc w:val="both"/>
      </w:pPr>
    </w:p>
    <w:p w14:paraId="0E867CF1" w14:textId="77777777" w:rsidR="000B1D5F" w:rsidRDefault="000B1D5F" w:rsidP="005102A7">
      <w:pPr>
        <w:jc w:val="both"/>
      </w:pPr>
      <w:r>
        <w:t>Candidate’s Signature</w:t>
      </w:r>
    </w:p>
    <w:p w14:paraId="5873E8CB" w14:textId="4D2A1352" w:rsidR="000B1D5F" w:rsidRDefault="00576BB5" w:rsidP="005102A7">
      <w:pPr>
        <w:jc w:val="both"/>
      </w:pPr>
      <w:r>
        <w:t xml:space="preserve">Candidate’s Name: </w:t>
      </w:r>
      <w:proofErr w:type="spellStart"/>
      <w:r>
        <w:t>Hetvee</w:t>
      </w:r>
      <w:proofErr w:type="spellEnd"/>
      <w:r>
        <w:t xml:space="preserve"> </w:t>
      </w:r>
      <w:proofErr w:type="spellStart"/>
      <w:r>
        <w:t>Rabara</w:t>
      </w:r>
      <w:proofErr w:type="spellEnd"/>
    </w:p>
    <w:p w14:paraId="71B689E9" w14:textId="1BD72B09" w:rsidR="000B1D5F" w:rsidRDefault="000B1D5F" w:rsidP="005102A7">
      <w:pPr>
        <w:jc w:val="both"/>
      </w:pPr>
      <w:r>
        <w:t xml:space="preserve">Student ID: </w:t>
      </w:r>
      <w:r w:rsidR="00576BB5">
        <w:t>23ITUOS109</w:t>
      </w:r>
    </w:p>
    <w:p w14:paraId="02D5AB81" w14:textId="77777777" w:rsidR="000B1D5F" w:rsidRDefault="000B1D5F" w:rsidP="000B1D5F">
      <w:pPr>
        <w:jc w:val="both"/>
        <w:rPr>
          <w:b/>
        </w:rPr>
      </w:pPr>
    </w:p>
    <w:p w14:paraId="478F525C" w14:textId="66B7C820" w:rsidR="000B1D5F" w:rsidRDefault="000B1D5F" w:rsidP="000B1D5F">
      <w:pPr>
        <w:ind w:left="360"/>
        <w:jc w:val="center"/>
        <w:rPr>
          <w:b/>
          <w:sz w:val="32"/>
          <w:szCs w:val="32"/>
        </w:rPr>
      </w:pPr>
    </w:p>
    <w:p w14:paraId="33856CA3" w14:textId="20A56A1B" w:rsidR="000B1D5F" w:rsidRDefault="000B1D5F" w:rsidP="000B1D5F">
      <w:pPr>
        <w:ind w:left="360"/>
        <w:jc w:val="center"/>
        <w:rPr>
          <w:b/>
          <w:sz w:val="32"/>
          <w:szCs w:val="32"/>
        </w:rPr>
      </w:pPr>
    </w:p>
    <w:p w14:paraId="3EFDA7E2" w14:textId="77777777" w:rsidR="0091059B" w:rsidRDefault="0091059B" w:rsidP="0091059B">
      <w:pPr>
        <w:rPr>
          <w:ins w:id="12" w:author="HETVEE RABARA" w:date="2026-03-22T20:01:00Z"/>
        </w:rPr>
      </w:pPr>
    </w:p>
    <w:p w14:paraId="04E44CD4" w14:textId="45640B46" w:rsidR="000B1D5F" w:rsidRDefault="000B1D5F" w:rsidP="000B1D5F">
      <w:pPr>
        <w:ind w:left="360"/>
        <w:jc w:val="center"/>
        <w:rPr>
          <w:b/>
          <w:sz w:val="32"/>
          <w:szCs w:val="32"/>
        </w:rPr>
      </w:pPr>
    </w:p>
    <w:p w14:paraId="2A11675B" w14:textId="78B6C940" w:rsidR="000B1D5F" w:rsidRDefault="000B1D5F" w:rsidP="000B1D5F">
      <w:pPr>
        <w:ind w:left="360"/>
        <w:jc w:val="center"/>
        <w:rPr>
          <w:b/>
          <w:sz w:val="32"/>
          <w:szCs w:val="32"/>
        </w:rPr>
      </w:pPr>
    </w:p>
    <w:p w14:paraId="17538920" w14:textId="7AC04140" w:rsidR="000B1D5F" w:rsidRDefault="000B1D5F" w:rsidP="000B1D5F">
      <w:pPr>
        <w:ind w:left="360"/>
        <w:jc w:val="center"/>
        <w:rPr>
          <w:b/>
          <w:sz w:val="32"/>
          <w:szCs w:val="32"/>
        </w:rPr>
      </w:pPr>
    </w:p>
    <w:p w14:paraId="3C943008" w14:textId="1C037F72" w:rsidR="000B1D5F" w:rsidRDefault="000B1D5F" w:rsidP="000B1D5F">
      <w:pPr>
        <w:ind w:left="360"/>
        <w:jc w:val="center"/>
        <w:rPr>
          <w:b/>
          <w:sz w:val="32"/>
          <w:szCs w:val="32"/>
        </w:rPr>
      </w:pPr>
    </w:p>
    <w:p w14:paraId="4D3CF867" w14:textId="371265E7" w:rsidR="000B1D5F" w:rsidRDefault="000B1D5F" w:rsidP="000B1D5F">
      <w:pPr>
        <w:ind w:left="360"/>
        <w:jc w:val="center"/>
        <w:rPr>
          <w:b/>
          <w:sz w:val="32"/>
          <w:szCs w:val="32"/>
        </w:rPr>
      </w:pPr>
    </w:p>
    <w:p w14:paraId="57DC2AA1" w14:textId="345C48EB" w:rsidR="000B1D5F" w:rsidRDefault="000B1D5F" w:rsidP="000B1D5F">
      <w:pPr>
        <w:ind w:left="360"/>
        <w:jc w:val="center"/>
        <w:rPr>
          <w:b/>
          <w:sz w:val="32"/>
          <w:szCs w:val="32"/>
        </w:rPr>
      </w:pPr>
    </w:p>
    <w:p w14:paraId="53661E76" w14:textId="0FAB6C76" w:rsidR="000B1D5F" w:rsidRDefault="000B1D5F" w:rsidP="000B1D5F">
      <w:pPr>
        <w:ind w:left="360"/>
        <w:jc w:val="center"/>
        <w:rPr>
          <w:b/>
          <w:sz w:val="32"/>
          <w:szCs w:val="32"/>
        </w:rPr>
      </w:pPr>
    </w:p>
    <w:p w14:paraId="3E6CAB4E" w14:textId="69F4B144" w:rsidR="000B1D5F" w:rsidRDefault="000B1D5F" w:rsidP="000B1D5F">
      <w:pPr>
        <w:ind w:left="360"/>
        <w:jc w:val="center"/>
        <w:rPr>
          <w:b/>
          <w:sz w:val="32"/>
          <w:szCs w:val="32"/>
        </w:rPr>
      </w:pPr>
    </w:p>
    <w:p w14:paraId="6B41670D" w14:textId="471B4666" w:rsidR="000B1D5F" w:rsidRDefault="000B1D5F" w:rsidP="000B1D5F">
      <w:pPr>
        <w:ind w:left="360"/>
        <w:jc w:val="center"/>
        <w:rPr>
          <w:b/>
          <w:sz w:val="32"/>
          <w:szCs w:val="32"/>
        </w:rPr>
      </w:pPr>
    </w:p>
    <w:p w14:paraId="7C688773" w14:textId="51214328" w:rsidR="000B1D5F" w:rsidRDefault="000B1D5F" w:rsidP="000B1D5F">
      <w:pPr>
        <w:ind w:left="360"/>
        <w:jc w:val="center"/>
        <w:rPr>
          <w:b/>
          <w:sz w:val="32"/>
          <w:szCs w:val="32"/>
        </w:rPr>
      </w:pPr>
    </w:p>
    <w:p w14:paraId="041A4374" w14:textId="7E9A7E85" w:rsidR="000B1D5F" w:rsidRDefault="000B1D5F" w:rsidP="000B1D5F">
      <w:pPr>
        <w:ind w:left="360"/>
        <w:jc w:val="center"/>
        <w:rPr>
          <w:b/>
          <w:sz w:val="32"/>
          <w:szCs w:val="32"/>
        </w:rPr>
      </w:pPr>
    </w:p>
    <w:p w14:paraId="07F4BC2A" w14:textId="52E356DF" w:rsidR="000B1D5F" w:rsidRDefault="000B1D5F" w:rsidP="000B1D5F">
      <w:pPr>
        <w:ind w:left="360"/>
        <w:jc w:val="center"/>
        <w:rPr>
          <w:b/>
          <w:sz w:val="32"/>
          <w:szCs w:val="32"/>
        </w:rPr>
      </w:pPr>
    </w:p>
    <w:p w14:paraId="76888B04" w14:textId="6F4A08C5" w:rsidR="000B1D5F" w:rsidRDefault="000B1D5F" w:rsidP="000B1D5F">
      <w:pPr>
        <w:ind w:left="360"/>
        <w:jc w:val="center"/>
        <w:rPr>
          <w:b/>
          <w:sz w:val="32"/>
          <w:szCs w:val="32"/>
        </w:rPr>
      </w:pPr>
    </w:p>
    <w:p w14:paraId="063F5233" w14:textId="361D1025" w:rsidR="000B1D5F" w:rsidDel="0091059B" w:rsidRDefault="000B1D5F" w:rsidP="000B1D5F">
      <w:pPr>
        <w:ind w:left="360"/>
        <w:jc w:val="center"/>
        <w:rPr>
          <w:del w:id="13" w:author="HETVEE RABARA" w:date="2026-03-22T20:00:00Z"/>
          <w:b/>
          <w:sz w:val="32"/>
          <w:szCs w:val="32"/>
        </w:rPr>
      </w:pPr>
    </w:p>
    <w:p w14:paraId="4B71D5A8" w14:textId="691E67B8" w:rsidR="000B1D5F" w:rsidRDefault="000B1D5F" w:rsidP="000B1D5F">
      <w:pPr>
        <w:ind w:left="360"/>
        <w:jc w:val="center"/>
        <w:rPr>
          <w:b/>
          <w:sz w:val="32"/>
          <w:szCs w:val="32"/>
        </w:rPr>
      </w:pPr>
    </w:p>
    <w:p w14:paraId="4E7DE7F1" w14:textId="4F37EA2F" w:rsidR="000B1D5F" w:rsidRDefault="000B1D5F" w:rsidP="000B1D5F">
      <w:pPr>
        <w:ind w:left="360"/>
        <w:jc w:val="center"/>
        <w:rPr>
          <w:b/>
          <w:sz w:val="32"/>
          <w:szCs w:val="32"/>
        </w:rPr>
      </w:pPr>
    </w:p>
    <w:p w14:paraId="2A8F5CA5" w14:textId="58E1DCB6" w:rsidR="000B1D5F" w:rsidRDefault="000B1D5F" w:rsidP="000B1D5F">
      <w:pPr>
        <w:ind w:left="360"/>
        <w:jc w:val="center"/>
        <w:rPr>
          <w:b/>
          <w:sz w:val="32"/>
          <w:szCs w:val="32"/>
        </w:rPr>
      </w:pPr>
    </w:p>
    <w:p w14:paraId="67178ABA" w14:textId="77777777" w:rsidR="000B1D5F" w:rsidRPr="005A5480" w:rsidRDefault="000B1D5F" w:rsidP="000B1D5F">
      <w:pPr>
        <w:pStyle w:val="Heading2"/>
        <w:rPr>
          <w:sz w:val="32"/>
          <w:szCs w:val="32"/>
        </w:rPr>
      </w:pPr>
      <w:bookmarkStart w:id="14" w:name="_Toc225089741"/>
      <w:r w:rsidRPr="005A5480">
        <w:rPr>
          <w:sz w:val="32"/>
          <w:szCs w:val="32"/>
        </w:rPr>
        <w:lastRenderedPageBreak/>
        <w:t>DHARMSINH DESAI UNIVERSITY</w:t>
      </w:r>
      <w:bookmarkEnd w:id="14"/>
    </w:p>
    <w:p w14:paraId="0D31EAFF" w14:textId="77777777" w:rsidR="000B1D5F" w:rsidRDefault="000B1D5F" w:rsidP="000B1D5F">
      <w:pPr>
        <w:pStyle w:val="Heading2"/>
      </w:pPr>
      <w:bookmarkStart w:id="15" w:name="_Toc225089742"/>
      <w:r>
        <w:t>NADIAD-387001, GUJARAT</w:t>
      </w:r>
      <w:bookmarkEnd w:id="15"/>
    </w:p>
    <w:p w14:paraId="6BDD29DA" w14:textId="34C726CB" w:rsidR="000B1D5F" w:rsidRDefault="000B1D5F" w:rsidP="000B1D5F">
      <w:pPr>
        <w:ind w:left="360"/>
        <w:jc w:val="center"/>
        <w:rPr>
          <w:b/>
          <w:sz w:val="32"/>
          <w:szCs w:val="32"/>
        </w:rPr>
      </w:pPr>
      <w:r w:rsidRPr="000B1D5F">
        <w:rPr>
          <w:b/>
          <w:noProof/>
          <w:sz w:val="32"/>
          <w:szCs w:val="32"/>
        </w:rPr>
        <w:drawing>
          <wp:inline distT="0" distB="0" distL="0" distR="0" wp14:anchorId="10D18817" wp14:editId="515E96AC">
            <wp:extent cx="1609950" cy="142894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09950" cy="1428949"/>
                    </a:xfrm>
                    <a:prstGeom prst="rect">
                      <a:avLst/>
                    </a:prstGeom>
                  </pic:spPr>
                </pic:pic>
              </a:graphicData>
            </a:graphic>
          </wp:inline>
        </w:drawing>
      </w:r>
    </w:p>
    <w:p w14:paraId="2505A666" w14:textId="77777777" w:rsidR="000B1D5F" w:rsidRPr="005A5480" w:rsidRDefault="000B1D5F" w:rsidP="000B1D5F">
      <w:pPr>
        <w:pStyle w:val="Heading2"/>
        <w:rPr>
          <w:sz w:val="32"/>
          <w:szCs w:val="32"/>
        </w:rPr>
      </w:pPr>
      <w:bookmarkStart w:id="16" w:name="_Toc225089743"/>
      <w:r w:rsidRPr="005A5480">
        <w:rPr>
          <w:sz w:val="32"/>
          <w:szCs w:val="32"/>
        </w:rPr>
        <w:t>CERTIFICATE</w:t>
      </w:r>
      <w:bookmarkEnd w:id="16"/>
    </w:p>
    <w:p w14:paraId="64CD4C54" w14:textId="09DA27C9" w:rsidR="000B1D5F" w:rsidRDefault="000B1D5F" w:rsidP="000B1D5F">
      <w:pPr>
        <w:pStyle w:val="Heading3"/>
        <w:jc w:val="center"/>
      </w:pPr>
    </w:p>
    <w:p w14:paraId="11350FEE" w14:textId="77777777" w:rsidR="000B1D5F" w:rsidRPr="000B1D5F" w:rsidRDefault="000B1D5F" w:rsidP="000B1D5F"/>
    <w:p w14:paraId="32F611FA" w14:textId="77777777" w:rsidR="000B1D5F" w:rsidRDefault="000B1D5F" w:rsidP="000B1D5F">
      <w:pPr>
        <w:pStyle w:val="Heading3"/>
      </w:pPr>
    </w:p>
    <w:p w14:paraId="370DA872" w14:textId="77777777" w:rsidR="00576BB5" w:rsidRPr="00576BB5" w:rsidRDefault="000B1D5F" w:rsidP="005A5480">
      <w:pPr>
        <w:pStyle w:val="Heading3"/>
        <w:jc w:val="both"/>
        <w:rPr>
          <w:rFonts w:ascii="Times New Roman" w:hAnsi="Times New Roman" w:cs="Times New Roman"/>
          <w:b/>
          <w:bCs/>
          <w:color w:val="000000" w:themeColor="text1"/>
        </w:rPr>
      </w:pPr>
      <w:bookmarkStart w:id="17" w:name="_Toc225089744"/>
      <w:r w:rsidRPr="00576BB5">
        <w:rPr>
          <w:rFonts w:ascii="Times New Roman" w:hAnsi="Times New Roman" w:cs="Times New Roman"/>
          <w:b/>
          <w:bCs/>
          <w:color w:val="000000" w:themeColor="text1"/>
        </w:rPr>
        <w:t>This is to certify that the project carried out in the subject of Project-I, entitled</w:t>
      </w:r>
      <w:bookmarkEnd w:id="17"/>
      <w:r w:rsidRPr="00576BB5">
        <w:rPr>
          <w:rFonts w:ascii="Times New Roman" w:hAnsi="Times New Roman" w:cs="Times New Roman"/>
          <w:b/>
          <w:bCs/>
          <w:color w:val="000000" w:themeColor="text1"/>
        </w:rPr>
        <w:t xml:space="preserve"> </w:t>
      </w:r>
    </w:p>
    <w:p w14:paraId="251C6708" w14:textId="62EB102E" w:rsidR="000B1D5F" w:rsidRPr="00576BB5" w:rsidRDefault="000B1D5F" w:rsidP="005A5480">
      <w:pPr>
        <w:pStyle w:val="Heading3"/>
        <w:jc w:val="both"/>
        <w:rPr>
          <w:rFonts w:ascii="Times New Roman" w:hAnsi="Times New Roman" w:cs="Times New Roman"/>
          <w:b/>
          <w:bCs/>
          <w:color w:val="000000" w:themeColor="text1"/>
        </w:rPr>
      </w:pPr>
      <w:bookmarkStart w:id="18" w:name="_Toc225089745"/>
      <w:r w:rsidRPr="00576BB5">
        <w:rPr>
          <w:rFonts w:ascii="Times New Roman" w:hAnsi="Times New Roman" w:cs="Times New Roman"/>
          <w:b/>
          <w:bCs/>
          <w:color w:val="000000" w:themeColor="text1"/>
        </w:rPr>
        <w:t>“</w:t>
      </w:r>
      <w:r w:rsidR="00576BB5" w:rsidRPr="00576BB5">
        <w:rPr>
          <w:rFonts w:ascii="Times New Roman" w:hAnsi="Times New Roman" w:cs="Times New Roman"/>
          <w:b/>
          <w:bCs/>
          <w:color w:val="000000" w:themeColor="text1"/>
        </w:rPr>
        <w:t>Student And TPO Placement Management Portal</w:t>
      </w:r>
      <w:r w:rsidRPr="00576BB5">
        <w:rPr>
          <w:rFonts w:ascii="Times New Roman" w:hAnsi="Times New Roman" w:cs="Times New Roman"/>
          <w:b/>
          <w:bCs/>
          <w:color w:val="000000" w:themeColor="text1"/>
        </w:rPr>
        <w:t>”</w:t>
      </w:r>
      <w:r w:rsidR="00576BB5" w:rsidRPr="00576BB5">
        <w:rPr>
          <w:rFonts w:ascii="Times New Roman" w:hAnsi="Times New Roman" w:cs="Times New Roman"/>
          <w:b/>
          <w:bCs/>
          <w:color w:val="000000" w:themeColor="text1"/>
        </w:rPr>
        <w:t xml:space="preserve"> </w:t>
      </w:r>
      <w:r w:rsidRPr="00576BB5">
        <w:rPr>
          <w:rFonts w:ascii="Times New Roman" w:hAnsi="Times New Roman" w:cs="Times New Roman"/>
          <w:b/>
          <w:bCs/>
          <w:color w:val="000000" w:themeColor="text1"/>
        </w:rPr>
        <w:t xml:space="preserve">and recorded in this report  is a </w:t>
      </w:r>
      <w:proofErr w:type="spellStart"/>
      <w:r w:rsidRPr="00576BB5">
        <w:rPr>
          <w:rFonts w:ascii="Times New Roman" w:hAnsi="Times New Roman" w:cs="Times New Roman"/>
          <w:b/>
          <w:bCs/>
          <w:color w:val="000000" w:themeColor="text1"/>
        </w:rPr>
        <w:t>bonafide</w:t>
      </w:r>
      <w:proofErr w:type="spellEnd"/>
      <w:r w:rsidRPr="00576BB5">
        <w:rPr>
          <w:rFonts w:ascii="Times New Roman" w:hAnsi="Times New Roman" w:cs="Times New Roman"/>
          <w:b/>
          <w:bCs/>
          <w:color w:val="000000" w:themeColor="text1"/>
        </w:rPr>
        <w:t xml:space="preserve"> report of  work of</w:t>
      </w:r>
      <w:bookmarkEnd w:id="18"/>
      <w:r w:rsidRPr="00576BB5">
        <w:rPr>
          <w:rFonts w:ascii="Times New Roman" w:hAnsi="Times New Roman" w:cs="Times New Roman"/>
          <w:b/>
          <w:bCs/>
          <w:color w:val="000000" w:themeColor="text1"/>
        </w:rPr>
        <w:t xml:space="preserve">  </w:t>
      </w:r>
    </w:p>
    <w:p w14:paraId="4DA9751F" w14:textId="6143F7D5" w:rsidR="000B1D5F" w:rsidRPr="00576BB5" w:rsidRDefault="000B1D5F" w:rsidP="005A5480">
      <w:pPr>
        <w:pStyle w:val="Heading3"/>
        <w:jc w:val="both"/>
        <w:rPr>
          <w:rFonts w:ascii="Times New Roman" w:hAnsi="Times New Roman" w:cs="Times New Roman"/>
          <w:b/>
          <w:bCs/>
          <w:color w:val="000000" w:themeColor="text1"/>
        </w:rPr>
      </w:pPr>
      <w:bookmarkStart w:id="19" w:name="_Toc225089746"/>
      <w:r w:rsidRPr="00576BB5">
        <w:rPr>
          <w:rFonts w:ascii="Times New Roman" w:hAnsi="Times New Roman" w:cs="Times New Roman"/>
          <w:b/>
          <w:bCs/>
          <w:color w:val="000000" w:themeColor="text1"/>
        </w:rPr>
        <w:t xml:space="preserve">1) </w:t>
      </w:r>
      <w:proofErr w:type="spellStart"/>
      <w:r w:rsidR="00576BB5" w:rsidRPr="00576BB5">
        <w:rPr>
          <w:rFonts w:ascii="Times New Roman" w:hAnsi="Times New Roman" w:cs="Times New Roman"/>
          <w:b/>
          <w:bCs/>
          <w:color w:val="000000" w:themeColor="text1"/>
        </w:rPr>
        <w:t>Tithi</w:t>
      </w:r>
      <w:proofErr w:type="spellEnd"/>
      <w:r w:rsidR="00576BB5" w:rsidRPr="00576BB5">
        <w:rPr>
          <w:rFonts w:ascii="Times New Roman" w:hAnsi="Times New Roman" w:cs="Times New Roman"/>
          <w:b/>
          <w:bCs/>
          <w:color w:val="000000" w:themeColor="text1"/>
        </w:rPr>
        <w:t xml:space="preserve"> </w:t>
      </w:r>
      <w:proofErr w:type="spellStart"/>
      <w:r w:rsidR="00576BB5" w:rsidRPr="00576BB5">
        <w:rPr>
          <w:rFonts w:ascii="Times New Roman" w:hAnsi="Times New Roman" w:cs="Times New Roman"/>
          <w:b/>
          <w:bCs/>
          <w:color w:val="000000" w:themeColor="text1"/>
        </w:rPr>
        <w:t>Rojivadiya</w:t>
      </w:r>
      <w:proofErr w:type="spellEnd"/>
      <w:r w:rsidR="00576BB5" w:rsidRPr="00576BB5">
        <w:rPr>
          <w:rFonts w:ascii="Times New Roman" w:hAnsi="Times New Roman" w:cs="Times New Roman"/>
          <w:b/>
          <w:bCs/>
          <w:color w:val="000000" w:themeColor="text1"/>
        </w:rPr>
        <w:t xml:space="preserve"> </w:t>
      </w:r>
      <w:r w:rsidRPr="00576BB5">
        <w:rPr>
          <w:rFonts w:ascii="Times New Roman" w:hAnsi="Times New Roman" w:cs="Times New Roman"/>
          <w:b/>
          <w:bCs/>
          <w:color w:val="000000" w:themeColor="text1"/>
        </w:rPr>
        <w:t>Roll No</w:t>
      </w:r>
      <w:r w:rsidR="00576BB5" w:rsidRPr="00576BB5">
        <w:rPr>
          <w:rFonts w:ascii="Times New Roman" w:hAnsi="Times New Roman" w:cs="Times New Roman"/>
          <w:b/>
          <w:bCs/>
          <w:color w:val="000000" w:themeColor="text1"/>
        </w:rPr>
        <w:t>: IT119</w:t>
      </w:r>
      <w:r w:rsidRPr="00576BB5">
        <w:rPr>
          <w:rFonts w:ascii="Times New Roman" w:hAnsi="Times New Roman" w:cs="Times New Roman"/>
          <w:b/>
          <w:bCs/>
          <w:color w:val="000000" w:themeColor="text1"/>
        </w:rPr>
        <w:t xml:space="preserve"> ID No: </w:t>
      </w:r>
      <w:r w:rsidR="00576BB5" w:rsidRPr="00576BB5">
        <w:rPr>
          <w:rFonts w:ascii="Times New Roman" w:hAnsi="Times New Roman" w:cs="Times New Roman"/>
          <w:b/>
          <w:bCs/>
          <w:color w:val="000000" w:themeColor="text1"/>
        </w:rPr>
        <w:t>23ITUOS114</w:t>
      </w:r>
      <w:bookmarkEnd w:id="19"/>
    </w:p>
    <w:p w14:paraId="78FF1095" w14:textId="0118F290" w:rsidR="000B1D5F" w:rsidRPr="00576BB5" w:rsidRDefault="000B1D5F" w:rsidP="005A5480">
      <w:pPr>
        <w:jc w:val="both"/>
        <w:rPr>
          <w:b/>
          <w:bCs/>
          <w:color w:val="000000" w:themeColor="text1"/>
        </w:rPr>
      </w:pPr>
      <w:r w:rsidRPr="00576BB5">
        <w:rPr>
          <w:b/>
          <w:bCs/>
          <w:color w:val="000000" w:themeColor="text1"/>
        </w:rPr>
        <w:t>2</w:t>
      </w:r>
      <w:r w:rsidR="00576BB5" w:rsidRPr="00576BB5">
        <w:rPr>
          <w:b/>
          <w:bCs/>
          <w:color w:val="000000" w:themeColor="text1"/>
        </w:rPr>
        <w:t xml:space="preserve">) </w:t>
      </w:r>
      <w:proofErr w:type="spellStart"/>
      <w:r w:rsidR="00576BB5" w:rsidRPr="00576BB5">
        <w:rPr>
          <w:b/>
          <w:bCs/>
          <w:color w:val="000000" w:themeColor="text1"/>
        </w:rPr>
        <w:t>Hetvee</w:t>
      </w:r>
      <w:proofErr w:type="spellEnd"/>
      <w:r w:rsidR="00576BB5" w:rsidRPr="00576BB5">
        <w:rPr>
          <w:b/>
          <w:bCs/>
          <w:color w:val="000000" w:themeColor="text1"/>
        </w:rPr>
        <w:t xml:space="preserve"> </w:t>
      </w:r>
      <w:proofErr w:type="spellStart"/>
      <w:r w:rsidR="00576BB5" w:rsidRPr="00576BB5">
        <w:rPr>
          <w:b/>
          <w:bCs/>
          <w:color w:val="000000" w:themeColor="text1"/>
        </w:rPr>
        <w:t>Rabara</w:t>
      </w:r>
      <w:proofErr w:type="spellEnd"/>
      <w:r w:rsidR="00576BB5" w:rsidRPr="00576BB5">
        <w:rPr>
          <w:b/>
          <w:bCs/>
          <w:color w:val="000000" w:themeColor="text1"/>
        </w:rPr>
        <w:t xml:space="preserve"> </w:t>
      </w:r>
      <w:r w:rsidRPr="00576BB5">
        <w:rPr>
          <w:b/>
          <w:bCs/>
          <w:color w:val="000000" w:themeColor="text1"/>
        </w:rPr>
        <w:t>Roll No</w:t>
      </w:r>
      <w:r w:rsidR="00576BB5" w:rsidRPr="00576BB5">
        <w:rPr>
          <w:b/>
          <w:bCs/>
          <w:color w:val="000000" w:themeColor="text1"/>
        </w:rPr>
        <w:t>: IT114</w:t>
      </w:r>
      <w:r w:rsidRPr="00576BB5">
        <w:rPr>
          <w:b/>
          <w:bCs/>
          <w:color w:val="000000" w:themeColor="text1"/>
        </w:rPr>
        <w:t xml:space="preserve"> ID No:</w:t>
      </w:r>
      <w:r w:rsidR="00576BB5" w:rsidRPr="00576BB5">
        <w:rPr>
          <w:b/>
          <w:bCs/>
          <w:color w:val="000000" w:themeColor="text1"/>
        </w:rPr>
        <w:t xml:space="preserve"> 23ITUOS109</w:t>
      </w:r>
    </w:p>
    <w:p w14:paraId="6C2C1AAA" w14:textId="5773F05E" w:rsidR="000B1D5F" w:rsidRPr="00576BB5" w:rsidRDefault="000B1D5F" w:rsidP="005A5480">
      <w:pPr>
        <w:pStyle w:val="Heading3"/>
        <w:jc w:val="both"/>
        <w:rPr>
          <w:rFonts w:ascii="Times New Roman" w:hAnsi="Times New Roman" w:cs="Times New Roman"/>
          <w:b/>
          <w:bCs/>
          <w:color w:val="000000" w:themeColor="text1"/>
        </w:rPr>
      </w:pPr>
      <w:bookmarkStart w:id="20" w:name="_Toc225089747"/>
      <w:r w:rsidRPr="00576BB5">
        <w:rPr>
          <w:rFonts w:ascii="Times New Roman" w:hAnsi="Times New Roman" w:cs="Times New Roman"/>
          <w:b/>
          <w:bCs/>
          <w:color w:val="000000" w:themeColor="text1"/>
        </w:rPr>
        <w:t>of Department of Information Technology, semester VI .</w:t>
      </w:r>
      <w:ins w:id="21" w:author="HETVEE RABARA" w:date="2026-03-23T22:16:00Z">
        <w:r w:rsidR="0087563F">
          <w:rPr>
            <w:rFonts w:ascii="Times New Roman" w:hAnsi="Times New Roman" w:cs="Times New Roman"/>
            <w:b/>
            <w:bCs/>
            <w:color w:val="000000" w:themeColor="text1"/>
          </w:rPr>
          <w:t>We</w:t>
        </w:r>
      </w:ins>
      <w:del w:id="22" w:author="HETVEE RABARA" w:date="2026-03-23T22:16:00Z">
        <w:r w:rsidRPr="00576BB5" w:rsidDel="0087563F">
          <w:rPr>
            <w:rFonts w:ascii="Times New Roman" w:hAnsi="Times New Roman" w:cs="Times New Roman"/>
            <w:b/>
            <w:bCs/>
            <w:color w:val="000000" w:themeColor="text1"/>
          </w:rPr>
          <w:delText>They</w:delText>
        </w:r>
      </w:del>
      <w:r w:rsidRPr="00576BB5">
        <w:rPr>
          <w:rFonts w:ascii="Times New Roman" w:hAnsi="Times New Roman" w:cs="Times New Roman"/>
          <w:b/>
          <w:bCs/>
          <w:color w:val="000000" w:themeColor="text1"/>
        </w:rPr>
        <w:t xml:space="preserve"> were involved in Project work during academic year  202</w:t>
      </w:r>
      <w:r w:rsidR="00A544F1" w:rsidRPr="00576BB5">
        <w:rPr>
          <w:rFonts w:ascii="Times New Roman" w:hAnsi="Times New Roman" w:cs="Times New Roman"/>
          <w:b/>
          <w:bCs/>
          <w:color w:val="000000" w:themeColor="text1"/>
        </w:rPr>
        <w:t>5</w:t>
      </w:r>
      <w:r w:rsidRPr="00576BB5">
        <w:rPr>
          <w:rFonts w:ascii="Times New Roman" w:hAnsi="Times New Roman" w:cs="Times New Roman"/>
          <w:b/>
          <w:bCs/>
          <w:color w:val="000000" w:themeColor="text1"/>
        </w:rPr>
        <w:t xml:space="preserve"> -202</w:t>
      </w:r>
      <w:r w:rsidR="00A544F1" w:rsidRPr="00576BB5">
        <w:rPr>
          <w:rFonts w:ascii="Times New Roman" w:hAnsi="Times New Roman" w:cs="Times New Roman"/>
          <w:b/>
          <w:bCs/>
          <w:color w:val="000000" w:themeColor="text1"/>
        </w:rPr>
        <w:t>6</w:t>
      </w:r>
      <w:r w:rsidRPr="00576BB5">
        <w:rPr>
          <w:rFonts w:ascii="Times New Roman" w:hAnsi="Times New Roman" w:cs="Times New Roman"/>
          <w:b/>
          <w:bCs/>
          <w:color w:val="000000" w:themeColor="text1"/>
        </w:rPr>
        <w:t>.</w:t>
      </w:r>
      <w:bookmarkEnd w:id="20"/>
    </w:p>
    <w:p w14:paraId="1096A2D5" w14:textId="77777777" w:rsidR="000B1D5F" w:rsidRDefault="000B1D5F" w:rsidP="00576BB5">
      <w:pPr>
        <w:jc w:val="both"/>
      </w:pPr>
    </w:p>
    <w:p w14:paraId="471C63AC" w14:textId="10EAA14A" w:rsidR="005A5480" w:rsidRDefault="005A5480" w:rsidP="00576BB5">
      <w:pPr>
        <w:jc w:val="both"/>
        <w:rPr>
          <w:ins w:id="23" w:author="HETVEE RABARA" w:date="2026-03-22T21:18:00Z"/>
        </w:rPr>
      </w:pPr>
    </w:p>
    <w:p w14:paraId="143A55E6" w14:textId="6F08634F" w:rsidR="00137F18" w:rsidRDefault="00137F18" w:rsidP="00576BB5">
      <w:pPr>
        <w:jc w:val="both"/>
        <w:rPr>
          <w:ins w:id="24" w:author="HETVEE RABARA" w:date="2026-03-22T21:18:00Z"/>
        </w:rPr>
      </w:pPr>
    </w:p>
    <w:p w14:paraId="2FD6B7E0" w14:textId="77777777" w:rsidR="00812A71" w:rsidRDefault="00812A71" w:rsidP="00576BB5">
      <w:pPr>
        <w:jc w:val="both"/>
      </w:pPr>
    </w:p>
    <w:p w14:paraId="7DF18EA8" w14:textId="7ABF6180" w:rsidR="000B1D5F" w:rsidRDefault="000B1D5F" w:rsidP="00576BB5">
      <w:pPr>
        <w:jc w:val="both"/>
      </w:pPr>
      <w:r>
        <w:t xml:space="preserve">Prof. </w:t>
      </w:r>
      <w:r w:rsidR="00A96D6A">
        <w:t>D</w:t>
      </w:r>
      <w:r w:rsidR="005A5480">
        <w:t>ee</w:t>
      </w:r>
      <w:r w:rsidR="00A96D6A">
        <w:t xml:space="preserve">pak C. </w:t>
      </w:r>
      <w:proofErr w:type="spellStart"/>
      <w:r w:rsidR="00A96D6A">
        <w:t>Vegda</w:t>
      </w:r>
      <w:proofErr w:type="spellEnd"/>
    </w:p>
    <w:p w14:paraId="36FAB599" w14:textId="77777777" w:rsidR="000B1D5F" w:rsidRDefault="000B1D5F" w:rsidP="00576BB5">
      <w:pPr>
        <w:jc w:val="both"/>
        <w:rPr>
          <w:szCs w:val="28"/>
        </w:rPr>
      </w:pPr>
      <w:r>
        <w:t>(Project Guide),</w:t>
      </w:r>
    </w:p>
    <w:p w14:paraId="4B157E15" w14:textId="77777777" w:rsidR="000B1D5F" w:rsidRDefault="000B1D5F" w:rsidP="00576BB5">
      <w:pPr>
        <w:tabs>
          <w:tab w:val="left" w:pos="1215"/>
        </w:tabs>
        <w:jc w:val="both"/>
        <w:rPr>
          <w:szCs w:val="28"/>
        </w:rPr>
      </w:pPr>
      <w:r>
        <w:rPr>
          <w:szCs w:val="28"/>
        </w:rPr>
        <w:t>Department of Information Technology,</w:t>
      </w:r>
    </w:p>
    <w:p w14:paraId="1292BAC2" w14:textId="77777777" w:rsidR="000B1D5F" w:rsidRDefault="000B1D5F" w:rsidP="00576BB5">
      <w:pPr>
        <w:tabs>
          <w:tab w:val="left" w:pos="1215"/>
        </w:tabs>
        <w:jc w:val="both"/>
        <w:rPr>
          <w:szCs w:val="28"/>
        </w:rPr>
      </w:pPr>
      <w:r>
        <w:rPr>
          <w:szCs w:val="28"/>
        </w:rPr>
        <w:t>Faculty of Technology,</w:t>
      </w:r>
    </w:p>
    <w:p w14:paraId="221350C3" w14:textId="77777777" w:rsidR="000B1D5F" w:rsidRDefault="000B1D5F" w:rsidP="00576BB5">
      <w:pPr>
        <w:tabs>
          <w:tab w:val="left" w:pos="1215"/>
        </w:tabs>
        <w:jc w:val="both"/>
        <w:rPr>
          <w:szCs w:val="28"/>
        </w:rPr>
      </w:pPr>
      <w:proofErr w:type="spellStart"/>
      <w:r>
        <w:rPr>
          <w:szCs w:val="28"/>
        </w:rPr>
        <w:t>Dharmsinh</w:t>
      </w:r>
      <w:proofErr w:type="spellEnd"/>
      <w:r>
        <w:rPr>
          <w:szCs w:val="28"/>
        </w:rPr>
        <w:t xml:space="preserve"> Desai University, Nadiad</w:t>
      </w:r>
    </w:p>
    <w:p w14:paraId="5A0E09BA" w14:textId="77777777" w:rsidR="000B1D5F" w:rsidRDefault="000B1D5F" w:rsidP="00576BB5">
      <w:pPr>
        <w:tabs>
          <w:tab w:val="left" w:pos="1215"/>
        </w:tabs>
        <w:jc w:val="both"/>
        <w:rPr>
          <w:szCs w:val="28"/>
        </w:rPr>
      </w:pPr>
      <w:r>
        <w:rPr>
          <w:szCs w:val="28"/>
        </w:rPr>
        <w:t>Date:</w:t>
      </w:r>
    </w:p>
    <w:p w14:paraId="679809F2" w14:textId="77777777" w:rsidR="000B1D5F" w:rsidRDefault="000B1D5F" w:rsidP="00576BB5">
      <w:pPr>
        <w:tabs>
          <w:tab w:val="left" w:pos="1215"/>
        </w:tabs>
        <w:jc w:val="both"/>
        <w:rPr>
          <w:szCs w:val="28"/>
        </w:rPr>
      </w:pPr>
    </w:p>
    <w:p w14:paraId="16B1857B" w14:textId="77777777" w:rsidR="000B1D5F" w:rsidRDefault="000B1D5F" w:rsidP="00576BB5">
      <w:pPr>
        <w:tabs>
          <w:tab w:val="left" w:pos="1215"/>
        </w:tabs>
        <w:jc w:val="both"/>
        <w:rPr>
          <w:szCs w:val="28"/>
        </w:rPr>
      </w:pPr>
    </w:p>
    <w:p w14:paraId="335A7AE1" w14:textId="77777777" w:rsidR="000B1D5F" w:rsidRDefault="000B1D5F" w:rsidP="00576BB5">
      <w:pPr>
        <w:tabs>
          <w:tab w:val="left" w:pos="1215"/>
        </w:tabs>
        <w:jc w:val="both"/>
        <w:rPr>
          <w:szCs w:val="28"/>
        </w:rPr>
      </w:pPr>
      <w:r>
        <w:rPr>
          <w:szCs w:val="28"/>
        </w:rPr>
        <w:t xml:space="preserve">Prof. (Dr.) V. K. </w:t>
      </w:r>
      <w:proofErr w:type="spellStart"/>
      <w:r>
        <w:rPr>
          <w:szCs w:val="28"/>
        </w:rPr>
        <w:t>Dabhi</w:t>
      </w:r>
      <w:proofErr w:type="spellEnd"/>
    </w:p>
    <w:p w14:paraId="3128D03F" w14:textId="27288F9C" w:rsidR="000B1D5F" w:rsidRDefault="000B1D5F" w:rsidP="00576BB5">
      <w:pPr>
        <w:tabs>
          <w:tab w:val="left" w:pos="1215"/>
        </w:tabs>
        <w:jc w:val="both"/>
        <w:rPr>
          <w:szCs w:val="28"/>
        </w:rPr>
      </w:pPr>
      <w:r>
        <w:rPr>
          <w:szCs w:val="28"/>
        </w:rPr>
        <w:t>Head, Department of Information Technology,</w:t>
      </w:r>
    </w:p>
    <w:p w14:paraId="05C9D7CF" w14:textId="77777777" w:rsidR="000B1D5F" w:rsidRDefault="000B1D5F" w:rsidP="00576BB5">
      <w:pPr>
        <w:tabs>
          <w:tab w:val="left" w:pos="1215"/>
        </w:tabs>
        <w:jc w:val="both"/>
        <w:rPr>
          <w:szCs w:val="28"/>
        </w:rPr>
      </w:pPr>
      <w:r>
        <w:rPr>
          <w:szCs w:val="28"/>
        </w:rPr>
        <w:t xml:space="preserve">Faculty of Technology, </w:t>
      </w:r>
    </w:p>
    <w:p w14:paraId="2B68C84A" w14:textId="77777777" w:rsidR="000B1D5F" w:rsidRDefault="000B1D5F" w:rsidP="00576BB5">
      <w:pPr>
        <w:tabs>
          <w:tab w:val="left" w:pos="1215"/>
        </w:tabs>
        <w:jc w:val="both"/>
        <w:rPr>
          <w:szCs w:val="28"/>
        </w:rPr>
      </w:pPr>
      <w:proofErr w:type="spellStart"/>
      <w:r>
        <w:rPr>
          <w:szCs w:val="28"/>
        </w:rPr>
        <w:t>Dharmsinh</w:t>
      </w:r>
      <w:proofErr w:type="spellEnd"/>
      <w:r>
        <w:rPr>
          <w:szCs w:val="28"/>
        </w:rPr>
        <w:t xml:space="preserve"> Desai University, Nadiad</w:t>
      </w:r>
    </w:p>
    <w:p w14:paraId="6DD8792D" w14:textId="77777777" w:rsidR="000B1D5F" w:rsidRDefault="000B1D5F" w:rsidP="00576BB5">
      <w:pPr>
        <w:pStyle w:val="Heading2"/>
        <w:jc w:val="both"/>
        <w:rPr>
          <w:b w:val="0"/>
          <w:sz w:val="24"/>
          <w:szCs w:val="24"/>
        </w:rPr>
      </w:pPr>
      <w:bookmarkStart w:id="25" w:name="_Toc225089748"/>
      <w:r>
        <w:rPr>
          <w:b w:val="0"/>
          <w:sz w:val="24"/>
          <w:szCs w:val="24"/>
        </w:rPr>
        <w:t>Date:</w:t>
      </w:r>
      <w:bookmarkEnd w:id="25"/>
    </w:p>
    <w:p w14:paraId="5727F936" w14:textId="77777777" w:rsidR="000B1D5F" w:rsidRDefault="000B1D5F" w:rsidP="000B1D5F">
      <w:pPr>
        <w:ind w:left="360"/>
        <w:jc w:val="center"/>
        <w:rPr>
          <w:b/>
          <w:sz w:val="32"/>
          <w:szCs w:val="32"/>
        </w:rPr>
      </w:pPr>
    </w:p>
    <w:p w14:paraId="7022D86D" w14:textId="77777777" w:rsidR="000B1D5F" w:rsidRDefault="000B1D5F" w:rsidP="000B1D5F">
      <w:pPr>
        <w:jc w:val="center"/>
        <w:rPr>
          <w:b/>
          <w:sz w:val="28"/>
          <w:szCs w:val="28"/>
        </w:rPr>
      </w:pPr>
    </w:p>
    <w:p w14:paraId="43C1FF03" w14:textId="3BB0E2FF" w:rsidR="000B1D5F" w:rsidRDefault="000B1D5F" w:rsidP="000B1D5F">
      <w:pPr>
        <w:jc w:val="center"/>
      </w:pPr>
    </w:p>
    <w:p w14:paraId="0C0119B2" w14:textId="214378F7" w:rsidR="000B1D5F" w:rsidRDefault="000B1D5F" w:rsidP="000B1D5F">
      <w:pPr>
        <w:jc w:val="center"/>
      </w:pPr>
    </w:p>
    <w:p w14:paraId="34845128" w14:textId="6ED8A207" w:rsidR="000B1D5F" w:rsidRDefault="000B1D5F" w:rsidP="000B1D5F">
      <w:pPr>
        <w:jc w:val="center"/>
      </w:pPr>
    </w:p>
    <w:p w14:paraId="07CCE746" w14:textId="5AD11E4D" w:rsidR="00576BB5" w:rsidRDefault="00576BB5" w:rsidP="000B1D5F">
      <w:pPr>
        <w:jc w:val="center"/>
      </w:pPr>
    </w:p>
    <w:p w14:paraId="3404094E" w14:textId="77777777" w:rsidR="005A5480" w:rsidRDefault="005A5480" w:rsidP="000B1D5F">
      <w:pPr>
        <w:jc w:val="center"/>
      </w:pPr>
    </w:p>
    <w:p w14:paraId="1E839775" w14:textId="77777777" w:rsidR="005A5480" w:rsidRDefault="005A5480" w:rsidP="000B1D5F">
      <w:pPr>
        <w:jc w:val="center"/>
      </w:pPr>
    </w:p>
    <w:p w14:paraId="238460D1" w14:textId="77777777" w:rsidR="00576BB5" w:rsidRDefault="00576BB5" w:rsidP="000B1D5F">
      <w:pPr>
        <w:jc w:val="center"/>
      </w:pPr>
    </w:p>
    <w:p w14:paraId="14E29FA6" w14:textId="551354E8" w:rsidR="000B1D5F" w:rsidRDefault="000B1D5F" w:rsidP="000B1D5F">
      <w:pPr>
        <w:jc w:val="center"/>
      </w:pPr>
    </w:p>
    <w:p w14:paraId="78108661" w14:textId="77777777" w:rsidR="000B1D5F" w:rsidRPr="00F063B4" w:rsidRDefault="7F6D3E48" w:rsidP="005A5480">
      <w:pPr>
        <w:pStyle w:val="Heading2"/>
        <w:rPr>
          <w:sz w:val="32"/>
          <w:szCs w:val="32"/>
          <w:u w:val="single"/>
        </w:rPr>
      </w:pPr>
      <w:bookmarkStart w:id="26" w:name="_Toc225089749"/>
      <w:r w:rsidRPr="00F063B4">
        <w:rPr>
          <w:sz w:val="32"/>
          <w:szCs w:val="32"/>
          <w:u w:val="single"/>
        </w:rPr>
        <w:lastRenderedPageBreak/>
        <w:t>ACKNOWLEDGEMENT</w:t>
      </w:r>
      <w:bookmarkEnd w:id="26"/>
    </w:p>
    <w:p w14:paraId="15EAA466" w14:textId="2B45A550" w:rsidR="7F6D3E48" w:rsidRPr="00F063B4" w:rsidRDefault="7F6D3E48" w:rsidP="005A5480">
      <w:pPr>
        <w:jc w:val="center"/>
        <w:rPr>
          <w:sz w:val="32"/>
          <w:szCs w:val="32"/>
        </w:rPr>
      </w:pPr>
    </w:p>
    <w:p w14:paraId="0EE5ED97" w14:textId="53E5D4EC" w:rsidR="7F6D3E48" w:rsidRDefault="7F6D3E48" w:rsidP="7F6D3E48"/>
    <w:p w14:paraId="7EFF0695" w14:textId="52AF6CCB" w:rsidR="7F6D3E48" w:rsidRDefault="7F6D3E48" w:rsidP="00576BB5">
      <w:pPr>
        <w:spacing w:after="240"/>
        <w:jc w:val="both"/>
      </w:pPr>
      <w:r w:rsidRPr="7F6D3E48">
        <w:t xml:space="preserve">I would like to express my sincere gratitude to my teammates, </w:t>
      </w:r>
      <w:proofErr w:type="spellStart"/>
      <w:r w:rsidRPr="00606DE8">
        <w:t>Tithi</w:t>
      </w:r>
      <w:proofErr w:type="spellEnd"/>
      <w:r w:rsidRPr="00606DE8">
        <w:t xml:space="preserve"> </w:t>
      </w:r>
      <w:proofErr w:type="spellStart"/>
      <w:r w:rsidRPr="00606DE8">
        <w:t>Rojivadiya</w:t>
      </w:r>
      <w:proofErr w:type="spellEnd"/>
      <w:r w:rsidRPr="00606DE8">
        <w:t xml:space="preserve"> [IT119]</w:t>
      </w:r>
      <w:r w:rsidRPr="7F6D3E48">
        <w:t xml:space="preserve"> and </w:t>
      </w:r>
      <w:proofErr w:type="spellStart"/>
      <w:r w:rsidRPr="00606DE8">
        <w:t>Hetvee</w:t>
      </w:r>
      <w:proofErr w:type="spellEnd"/>
      <w:r w:rsidRPr="00606DE8">
        <w:t xml:space="preserve"> </w:t>
      </w:r>
      <w:proofErr w:type="spellStart"/>
      <w:r w:rsidRPr="00606DE8">
        <w:t>Rabara</w:t>
      </w:r>
      <w:proofErr w:type="spellEnd"/>
      <w:r w:rsidRPr="00606DE8">
        <w:t xml:space="preserve"> [IT114]</w:t>
      </w:r>
      <w:r w:rsidRPr="7F6D3E48">
        <w:t xml:space="preserve">, for their dedication and collaborative effort in developing the </w:t>
      </w:r>
      <w:r w:rsidRPr="00606DE8">
        <w:t>TPO &amp; Student Placement Management Portal</w:t>
      </w:r>
      <w:r w:rsidRPr="7F6D3E48">
        <w:t>. This project was made possible through our collective work on defining the system architecture, designing the user interfaces, and establishing the functional requirements outlined in this document.</w:t>
      </w:r>
    </w:p>
    <w:p w14:paraId="770DFF6D" w14:textId="117AC19E" w:rsidR="7F6D3E48" w:rsidRDefault="7F6D3E48" w:rsidP="00576BB5">
      <w:pPr>
        <w:spacing w:after="240"/>
        <w:jc w:val="both"/>
      </w:pPr>
      <w:r w:rsidRPr="7F6D3E48">
        <w:t xml:space="preserve">Special thanks to the </w:t>
      </w:r>
      <w:r w:rsidRPr="00606DE8">
        <w:t>Training &amp; Placement Cell</w:t>
      </w:r>
      <w:r w:rsidRPr="7F6D3E48">
        <w:t xml:space="preserve"> of </w:t>
      </w:r>
      <w:proofErr w:type="spellStart"/>
      <w:r w:rsidRPr="00606DE8">
        <w:t>Dharmsinh</w:t>
      </w:r>
      <w:proofErr w:type="spellEnd"/>
      <w:r w:rsidRPr="00606DE8">
        <w:t xml:space="preserve"> Desai University</w:t>
      </w:r>
      <w:r w:rsidRPr="7F6D3E48">
        <w:t xml:space="preserve"> for providing the inspiration and the procedural framework required to build a system that effectively bridges the gap between students and recruitment officers. Their commitment to aligning academic learning with industry expectations served as the foundation for our system's vision and mission.</w:t>
      </w:r>
    </w:p>
    <w:p w14:paraId="3F553A34" w14:textId="096D81FA" w:rsidR="7F6D3E48" w:rsidRDefault="7F6D3E48" w:rsidP="7F6D3E48"/>
    <w:p w14:paraId="61AD2B8F" w14:textId="358893B2" w:rsidR="000B1D5F" w:rsidRDefault="000B1D5F" w:rsidP="7F6D3E48">
      <w:pPr>
        <w:spacing w:line="360" w:lineRule="auto"/>
        <w:jc w:val="both"/>
        <w:rPr>
          <w:rFonts w:ascii="Arial" w:hAnsi="Arial" w:cs="Arial"/>
        </w:rPr>
      </w:pPr>
    </w:p>
    <w:p w14:paraId="541948B0" w14:textId="77777777" w:rsidR="00A96B5A" w:rsidRDefault="00A96B5A" w:rsidP="000B1D5F">
      <w:pPr>
        <w:jc w:val="center"/>
      </w:pPr>
    </w:p>
    <w:p w14:paraId="3718277D" w14:textId="77777777" w:rsidR="00A96B5A" w:rsidRDefault="00A96B5A" w:rsidP="000B1D5F">
      <w:pPr>
        <w:jc w:val="center"/>
      </w:pPr>
    </w:p>
    <w:p w14:paraId="546F546E" w14:textId="5B66DE78" w:rsidR="00A96B5A" w:rsidRDefault="7F6D3E48" w:rsidP="009D7775">
      <w:pPr>
        <w:ind w:left="5760"/>
      </w:pPr>
      <w:r>
        <w:t>1.</w:t>
      </w:r>
      <w:r w:rsidR="009D7775">
        <w:t xml:space="preserve"> </w:t>
      </w:r>
      <w:proofErr w:type="spellStart"/>
      <w:r>
        <w:t>Tithi</w:t>
      </w:r>
      <w:proofErr w:type="spellEnd"/>
      <w:r>
        <w:t xml:space="preserve"> </w:t>
      </w:r>
      <w:proofErr w:type="spellStart"/>
      <w:r>
        <w:t>Rojivadiya</w:t>
      </w:r>
      <w:proofErr w:type="spellEnd"/>
    </w:p>
    <w:p w14:paraId="74D84348" w14:textId="2634BEAD" w:rsidR="7F6D3E48" w:rsidRDefault="7F6D3E48" w:rsidP="009D7775">
      <w:pPr>
        <w:ind w:left="5760"/>
      </w:pPr>
      <w:r>
        <w:t xml:space="preserve">2. </w:t>
      </w:r>
      <w:proofErr w:type="spellStart"/>
      <w:r>
        <w:t>Hetvee</w:t>
      </w:r>
      <w:proofErr w:type="spellEnd"/>
      <w:r>
        <w:t xml:space="preserve"> </w:t>
      </w:r>
      <w:proofErr w:type="spellStart"/>
      <w:r>
        <w:t>Rabara</w:t>
      </w:r>
      <w:proofErr w:type="spellEnd"/>
    </w:p>
    <w:p w14:paraId="7B061ACD" w14:textId="77777777" w:rsidR="00A96B5A" w:rsidRDefault="00A96B5A" w:rsidP="000B1D5F">
      <w:pPr>
        <w:jc w:val="center"/>
      </w:pPr>
    </w:p>
    <w:p w14:paraId="7532ADBA" w14:textId="77777777" w:rsidR="00A96B5A" w:rsidRDefault="00A96B5A" w:rsidP="000B1D5F">
      <w:pPr>
        <w:jc w:val="center"/>
      </w:pPr>
    </w:p>
    <w:p w14:paraId="0CC8686F" w14:textId="77777777" w:rsidR="00A96B5A" w:rsidRDefault="00A96B5A" w:rsidP="000B1D5F">
      <w:pPr>
        <w:jc w:val="center"/>
      </w:pPr>
    </w:p>
    <w:p w14:paraId="5A2FEE32" w14:textId="4EBEC24A" w:rsidR="17C25781" w:rsidRDefault="17C25781" w:rsidP="17C25781">
      <w:pPr>
        <w:jc w:val="center"/>
      </w:pPr>
    </w:p>
    <w:p w14:paraId="4CBC08A1" w14:textId="3DBE3F30" w:rsidR="17C25781" w:rsidRDefault="17C25781" w:rsidP="17C25781">
      <w:pPr>
        <w:jc w:val="center"/>
      </w:pPr>
    </w:p>
    <w:p w14:paraId="1D322EDE" w14:textId="4D5F205C" w:rsidR="17C25781" w:rsidRDefault="17C25781" w:rsidP="17C25781">
      <w:pPr>
        <w:jc w:val="center"/>
      </w:pPr>
    </w:p>
    <w:p w14:paraId="44D08F2D" w14:textId="3EA68585" w:rsidR="17C25781" w:rsidRDefault="17C25781" w:rsidP="17C25781">
      <w:pPr>
        <w:jc w:val="center"/>
      </w:pPr>
    </w:p>
    <w:p w14:paraId="405636C0" w14:textId="7650B692" w:rsidR="17C25781" w:rsidRDefault="17C25781" w:rsidP="17C25781">
      <w:pPr>
        <w:jc w:val="center"/>
      </w:pPr>
    </w:p>
    <w:p w14:paraId="2779229C" w14:textId="5BDDA07A" w:rsidR="17C25781" w:rsidRDefault="17C25781" w:rsidP="17C25781">
      <w:pPr>
        <w:jc w:val="center"/>
      </w:pPr>
    </w:p>
    <w:p w14:paraId="72EDC4B1" w14:textId="677DC6B7" w:rsidR="17C25781" w:rsidRDefault="17C25781" w:rsidP="17C25781">
      <w:pPr>
        <w:jc w:val="center"/>
      </w:pPr>
    </w:p>
    <w:p w14:paraId="35D9FA65" w14:textId="4AB89716" w:rsidR="17C25781" w:rsidRDefault="17C25781" w:rsidP="17C25781">
      <w:pPr>
        <w:jc w:val="center"/>
      </w:pPr>
    </w:p>
    <w:p w14:paraId="7DAA87A5" w14:textId="79D7220B" w:rsidR="17C25781" w:rsidRDefault="17C25781" w:rsidP="17C25781">
      <w:pPr>
        <w:jc w:val="center"/>
      </w:pPr>
    </w:p>
    <w:p w14:paraId="7449566C" w14:textId="122F0DCF" w:rsidR="17C25781" w:rsidRDefault="17C25781" w:rsidP="17C25781">
      <w:pPr>
        <w:jc w:val="center"/>
      </w:pPr>
    </w:p>
    <w:p w14:paraId="017FD1E2" w14:textId="265A05CB" w:rsidR="17C25781" w:rsidRDefault="17C25781" w:rsidP="17C25781">
      <w:pPr>
        <w:jc w:val="center"/>
      </w:pPr>
    </w:p>
    <w:p w14:paraId="56761153" w14:textId="005EA398" w:rsidR="17C25781" w:rsidRDefault="17C25781" w:rsidP="17C25781">
      <w:pPr>
        <w:jc w:val="center"/>
      </w:pPr>
    </w:p>
    <w:p w14:paraId="4E9899C4" w14:textId="1C8F41CB" w:rsidR="17C25781" w:rsidRDefault="17C25781" w:rsidP="17C25781">
      <w:pPr>
        <w:jc w:val="center"/>
      </w:pPr>
    </w:p>
    <w:p w14:paraId="26B268D9" w14:textId="13F6C5D9" w:rsidR="17C25781" w:rsidRDefault="17C25781" w:rsidP="17C25781">
      <w:pPr>
        <w:jc w:val="center"/>
      </w:pPr>
    </w:p>
    <w:p w14:paraId="7891B1E4" w14:textId="50A501BA" w:rsidR="17C25781" w:rsidRDefault="17C25781" w:rsidP="17C25781">
      <w:pPr>
        <w:jc w:val="center"/>
      </w:pPr>
    </w:p>
    <w:p w14:paraId="58BA25DC" w14:textId="390D95B1" w:rsidR="17C25781" w:rsidRDefault="17C25781" w:rsidP="17C25781">
      <w:pPr>
        <w:jc w:val="center"/>
      </w:pPr>
    </w:p>
    <w:p w14:paraId="197BDDDA" w14:textId="15F07D82" w:rsidR="17C25781" w:rsidRDefault="17C25781" w:rsidP="17C25781">
      <w:pPr>
        <w:jc w:val="center"/>
      </w:pPr>
    </w:p>
    <w:p w14:paraId="3470597F" w14:textId="0AAFBC92" w:rsidR="17C25781" w:rsidRDefault="17C25781" w:rsidP="17C25781">
      <w:pPr>
        <w:jc w:val="center"/>
      </w:pPr>
    </w:p>
    <w:p w14:paraId="33BD552B" w14:textId="2EED7E84" w:rsidR="17C25781" w:rsidRDefault="17C25781" w:rsidP="17C25781">
      <w:pPr>
        <w:jc w:val="center"/>
      </w:pPr>
    </w:p>
    <w:p w14:paraId="681B4E77" w14:textId="77777777" w:rsidR="00606DE8" w:rsidRDefault="00606DE8" w:rsidP="17C25781">
      <w:pPr>
        <w:jc w:val="center"/>
      </w:pPr>
    </w:p>
    <w:p w14:paraId="0F3C974B" w14:textId="220A8C6F" w:rsidR="17C25781" w:rsidRDefault="17C25781" w:rsidP="17C25781">
      <w:pPr>
        <w:jc w:val="center"/>
      </w:pPr>
    </w:p>
    <w:p w14:paraId="56A7C4B5" w14:textId="6AFA4DCE" w:rsidR="17C25781" w:rsidRDefault="17C25781" w:rsidP="17C25781">
      <w:pPr>
        <w:jc w:val="center"/>
      </w:pPr>
    </w:p>
    <w:p w14:paraId="092C7486" w14:textId="22E776E9" w:rsidR="17C25781" w:rsidRDefault="17C25781" w:rsidP="17C25781">
      <w:pPr>
        <w:jc w:val="center"/>
      </w:pPr>
    </w:p>
    <w:p w14:paraId="7449ED87" w14:textId="3E764DB8" w:rsidR="17C25781" w:rsidRDefault="17C25781" w:rsidP="17C25781">
      <w:pPr>
        <w:jc w:val="center"/>
      </w:pPr>
    </w:p>
    <w:tbl>
      <w:tblPr>
        <w:tblW w:w="0" w:type="auto"/>
        <w:tblLook w:val="06A0" w:firstRow="1" w:lastRow="0" w:firstColumn="1" w:lastColumn="0" w:noHBand="1" w:noVBand="1"/>
      </w:tblPr>
      <w:tblGrid>
        <w:gridCol w:w="687"/>
        <w:gridCol w:w="5503"/>
        <w:gridCol w:w="1127"/>
      </w:tblGrid>
      <w:tr w:rsidR="17C25781" w14:paraId="70FC3B64"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9177F5D" w14:textId="39F53668" w:rsidR="17C25781" w:rsidRDefault="17C25781" w:rsidP="17C25781">
            <w:r w:rsidRPr="17C25781">
              <w:rPr>
                <w:b/>
                <w:bCs/>
                <w:color w:val="1F1F1F"/>
              </w:rPr>
              <w:lastRenderedPageBreak/>
              <w:t>No.</w:t>
            </w:r>
          </w:p>
        </w:tc>
        <w:tc>
          <w:tcPr>
            <w:tcW w:w="550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714EC4F" w14:textId="4769BC2E" w:rsidR="17C25781" w:rsidRDefault="17C25781" w:rsidP="17C25781">
            <w:r w:rsidRPr="17C25781">
              <w:rPr>
                <w:b/>
                <w:bCs/>
                <w:color w:val="1F1F1F"/>
              </w:rPr>
              <w:t>Title</w:t>
            </w:r>
          </w:p>
        </w:tc>
        <w:tc>
          <w:tcPr>
            <w:tcW w:w="11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1F539E4F" w14:textId="4835744A" w:rsidR="17C25781" w:rsidRDefault="17C25781" w:rsidP="17C25781">
            <w:r w:rsidRPr="17C25781">
              <w:rPr>
                <w:b/>
                <w:bCs/>
                <w:color w:val="1F1F1F"/>
              </w:rPr>
              <w:t>Pg. No.</w:t>
            </w:r>
          </w:p>
        </w:tc>
      </w:tr>
      <w:tr w:rsidR="17C25781" w14:paraId="56447059"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700021" w14:textId="201EDE57" w:rsidR="17C25781" w:rsidRDefault="17C25781" w:rsidP="17C25781">
            <w:r w:rsidRPr="17C25781">
              <w:rPr>
                <w:color w:val="1F1F1F"/>
              </w:rPr>
              <w:t>1.</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818EF9" w14:textId="0686D13F" w:rsidR="17C25781" w:rsidRDefault="17C25781" w:rsidP="17C25781">
            <w:r w:rsidRPr="17C25781">
              <w:rPr>
                <w:color w:val="1F1F1F"/>
              </w:rPr>
              <w:t>Abstract</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F49661" w14:textId="02EBBE8F" w:rsidR="17C25781" w:rsidRDefault="004C24EE" w:rsidP="17C25781">
            <w:proofErr w:type="spellStart"/>
            <w:r>
              <w:t>i</w:t>
            </w:r>
            <w:proofErr w:type="spellEnd"/>
          </w:p>
        </w:tc>
      </w:tr>
      <w:tr w:rsidR="17C25781" w14:paraId="64B053FF"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DFFE18" w14:textId="2B841F42" w:rsidR="17C25781" w:rsidRDefault="17C25781" w:rsidP="17C25781">
            <w:r w:rsidRPr="17C25781">
              <w:rPr>
                <w:color w:val="1F1F1F"/>
              </w:rPr>
              <w:t>2.</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6BEAD6" w14:textId="058C7C6F" w:rsidR="17C25781" w:rsidRDefault="17C25781" w:rsidP="17C25781">
            <w:r w:rsidRPr="17C25781">
              <w:rPr>
                <w:color w:val="1F1F1F"/>
              </w:rPr>
              <w:t>List of Figures</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B403C0" w14:textId="1F5FD6EE" w:rsidR="17C25781" w:rsidRDefault="004C24EE" w:rsidP="17C25781">
            <w:r>
              <w:t>i</w:t>
            </w:r>
            <w:r w:rsidR="00AA1DC2">
              <w:t>i</w:t>
            </w:r>
          </w:p>
        </w:tc>
      </w:tr>
      <w:tr w:rsidR="17C25781" w14:paraId="3B6A4232"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05CD27" w14:textId="20AA3373" w:rsidR="17C25781" w:rsidRDefault="17C25781" w:rsidP="17C25781">
            <w:r w:rsidRPr="17C25781">
              <w:rPr>
                <w:color w:val="1F1F1F"/>
              </w:rPr>
              <w:t>3.</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DE3284" w14:textId="09DDFCFB" w:rsidR="17C25781" w:rsidRDefault="17C25781" w:rsidP="17C25781">
            <w:r w:rsidRPr="17C25781">
              <w:rPr>
                <w:color w:val="1F1F1F"/>
              </w:rPr>
              <w:t>List of Tables</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CB3389" w14:textId="0E1B2F59" w:rsidR="17C25781" w:rsidRDefault="00AA1DC2" w:rsidP="17C25781">
            <w:r>
              <w:t>ii</w:t>
            </w:r>
          </w:p>
        </w:tc>
      </w:tr>
      <w:tr w:rsidR="17C25781" w14:paraId="0E02BF64"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379F7A" w14:textId="5564F7A5" w:rsidR="17C25781" w:rsidRDefault="17C25781" w:rsidP="17C25781">
            <w:r w:rsidRPr="17C25781">
              <w:rPr>
                <w:color w:val="1F1F1F"/>
              </w:rPr>
              <w:t>4.</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A97651" w14:textId="238ECAC9" w:rsidR="17C25781" w:rsidRDefault="17C25781" w:rsidP="17C25781">
            <w:r w:rsidRPr="17C25781">
              <w:rPr>
                <w:color w:val="1F1F1F"/>
              </w:rPr>
              <w:t>Chapter 1: Introduction</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43E455" w14:textId="67C4C135" w:rsidR="17C25781" w:rsidRDefault="17C25781" w:rsidP="17C25781">
            <w:r w:rsidRPr="17C25781">
              <w:rPr>
                <w:color w:val="1F1F1F"/>
              </w:rPr>
              <w:t>1</w:t>
            </w:r>
          </w:p>
        </w:tc>
      </w:tr>
      <w:tr w:rsidR="17C25781" w14:paraId="435D851F"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438F3B" w14:textId="4C56C501" w:rsidR="17C25781" w:rsidRDefault="17C25781" w:rsidP="17C25781">
            <w:r w:rsidRPr="17C25781">
              <w:rPr>
                <w:color w:val="1F1F1F"/>
              </w:rPr>
              <w:t>5.</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64B34D" w14:textId="32E7C7FB" w:rsidR="17C25781" w:rsidRDefault="17C25781" w:rsidP="17C25781">
            <w:r w:rsidRPr="17C25781">
              <w:rPr>
                <w:color w:val="1F1F1F"/>
              </w:rPr>
              <w:t>Chapter 2: Project Management</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477CB3" w14:textId="396B59BA" w:rsidR="17C25781" w:rsidRDefault="004C24EE" w:rsidP="17C25781">
            <w:r>
              <w:t>2</w:t>
            </w:r>
          </w:p>
        </w:tc>
      </w:tr>
      <w:tr w:rsidR="17C25781" w14:paraId="0BE52D4D"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7D6EC1" w14:textId="382463CD" w:rsidR="17C25781" w:rsidRDefault="17C25781" w:rsidP="17C25781">
            <w:r w:rsidRPr="17C25781">
              <w:rPr>
                <w:color w:val="1F1F1F"/>
              </w:rPr>
              <w:t>6.</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66B684" w14:textId="7FE5726D" w:rsidR="17C25781" w:rsidRDefault="17C25781" w:rsidP="17C25781">
            <w:r w:rsidRPr="17C25781">
              <w:rPr>
                <w:color w:val="1F1F1F"/>
              </w:rPr>
              <w:t>Chapter 3: System Requirements Study</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1FD723" w14:textId="21DD8F25" w:rsidR="17C25781" w:rsidRDefault="001D440D" w:rsidP="17C25781">
            <w:r>
              <w:t>5</w:t>
            </w:r>
          </w:p>
        </w:tc>
      </w:tr>
      <w:tr w:rsidR="17C25781" w14:paraId="7D6BFD65"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2BDCA7" w14:textId="2A93F624" w:rsidR="17C25781" w:rsidRDefault="17C25781" w:rsidP="17C25781">
            <w:r w:rsidRPr="17C25781">
              <w:rPr>
                <w:color w:val="1F1F1F"/>
              </w:rPr>
              <w:t>7.</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0B3C57" w14:textId="19CA4D05" w:rsidR="17C25781" w:rsidRDefault="17C25781" w:rsidP="17C25781">
            <w:r w:rsidRPr="17C25781">
              <w:rPr>
                <w:color w:val="1F1F1F"/>
              </w:rPr>
              <w:t>Chapter 4: System Analysis</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22F36B" w14:textId="6A6E5112" w:rsidR="17C25781" w:rsidRDefault="001D440D" w:rsidP="17C25781">
            <w:r>
              <w:t>8</w:t>
            </w:r>
          </w:p>
        </w:tc>
      </w:tr>
      <w:tr w:rsidR="17C25781" w14:paraId="760942F9"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D64108" w14:textId="683AE6FB" w:rsidR="17C25781" w:rsidRDefault="17C25781" w:rsidP="17C25781">
            <w:r w:rsidRPr="17C25781">
              <w:rPr>
                <w:color w:val="1F1F1F"/>
              </w:rPr>
              <w:t>8.</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B0FDC3" w14:textId="32D309BE" w:rsidR="17C25781" w:rsidRDefault="17C25781" w:rsidP="17C25781">
            <w:r w:rsidRPr="17C25781">
              <w:rPr>
                <w:color w:val="1F1F1F"/>
              </w:rPr>
              <w:t xml:space="preserve">Chapter 5: </w:t>
            </w:r>
            <w:r w:rsidR="00682232" w:rsidRPr="17C25781">
              <w:rPr>
                <w:color w:val="1F1F1F"/>
              </w:rPr>
              <w:t xml:space="preserve">Implementation </w:t>
            </w:r>
            <w:r w:rsidR="00682232">
              <w:rPr>
                <w:color w:val="1F1F1F"/>
              </w:rPr>
              <w:t>Planning</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7E5678" w14:textId="3E842220" w:rsidR="17C25781" w:rsidRDefault="00EA5FFC" w:rsidP="17C25781">
            <w:r>
              <w:t>18</w:t>
            </w:r>
          </w:p>
        </w:tc>
      </w:tr>
      <w:tr w:rsidR="17C25781" w14:paraId="108337F1"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27233D" w14:textId="585EE05A" w:rsidR="17C25781" w:rsidRDefault="17C25781" w:rsidP="17C25781">
            <w:r w:rsidRPr="17C25781">
              <w:rPr>
                <w:color w:val="1F1F1F"/>
              </w:rPr>
              <w:t>9.</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5CDEC3" w14:textId="2F75884D" w:rsidR="17C25781" w:rsidRDefault="17C25781" w:rsidP="17C25781">
            <w:r w:rsidRPr="17C25781">
              <w:rPr>
                <w:color w:val="1F1F1F"/>
              </w:rPr>
              <w:t xml:space="preserve">Chapter 6: </w:t>
            </w:r>
            <w:r w:rsidR="00682232" w:rsidRPr="17C25781">
              <w:rPr>
                <w:color w:val="1F1F1F"/>
              </w:rPr>
              <w:t>Testing</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8E4FA6" w14:textId="7ADABF01" w:rsidR="17C25781" w:rsidRDefault="00EA5FFC" w:rsidP="17C25781">
            <w:r>
              <w:t>20</w:t>
            </w:r>
          </w:p>
        </w:tc>
      </w:tr>
      <w:tr w:rsidR="17C25781" w14:paraId="4A84B760"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97F9D3" w14:textId="4DC41B83" w:rsidR="17C25781" w:rsidRDefault="17C25781" w:rsidP="17C25781">
            <w:r w:rsidRPr="17C25781">
              <w:rPr>
                <w:color w:val="1F1F1F"/>
              </w:rPr>
              <w:t>10.</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995A54" w14:textId="25826AF7" w:rsidR="17C25781" w:rsidRDefault="17C25781" w:rsidP="17C25781">
            <w:r w:rsidRPr="17C25781">
              <w:rPr>
                <w:color w:val="1F1F1F"/>
              </w:rPr>
              <w:t xml:space="preserve">Chapter 7: </w:t>
            </w:r>
            <w:r w:rsidR="00682232" w:rsidRPr="17C25781">
              <w:rPr>
                <w:color w:val="1F1F1F"/>
              </w:rPr>
              <w:t>User Manual</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DBA1D1" w14:textId="36C77A4E" w:rsidR="17C25781" w:rsidRDefault="006B6831" w:rsidP="17C25781">
            <w:r>
              <w:t>24</w:t>
            </w:r>
          </w:p>
        </w:tc>
      </w:tr>
      <w:tr w:rsidR="17C25781" w14:paraId="477DB5DF"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C3796C" w14:textId="2B13C1B6" w:rsidR="17C25781" w:rsidRDefault="17C25781" w:rsidP="17C25781">
            <w:r w:rsidRPr="17C25781">
              <w:rPr>
                <w:color w:val="1F1F1F"/>
              </w:rPr>
              <w:t>11.</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82B14C" w14:textId="480FF940" w:rsidR="17C25781" w:rsidRDefault="17C25781" w:rsidP="17C25781">
            <w:r w:rsidRPr="17C25781">
              <w:rPr>
                <w:color w:val="1F1F1F"/>
              </w:rPr>
              <w:t xml:space="preserve">Chapter 8: </w:t>
            </w:r>
            <w:r w:rsidR="00682232" w:rsidRPr="17C25781">
              <w:rPr>
                <w:color w:val="1F1F1F"/>
              </w:rPr>
              <w:t>Limitations and Future enhancements</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3D0756" w14:textId="26BF4F3A" w:rsidR="17C25781" w:rsidRDefault="006B6831" w:rsidP="17C25781">
            <w:r>
              <w:t>34</w:t>
            </w:r>
          </w:p>
        </w:tc>
      </w:tr>
      <w:tr w:rsidR="17C25781" w14:paraId="7CDC1100"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4D78FA" w14:textId="7509457E" w:rsidR="17C25781" w:rsidRDefault="17C25781" w:rsidP="17C25781">
            <w:r w:rsidRPr="17C25781">
              <w:rPr>
                <w:color w:val="1F1F1F"/>
              </w:rPr>
              <w:t>12.</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5D0A64" w14:textId="4B425248" w:rsidR="17C25781" w:rsidRDefault="17C25781" w:rsidP="17C25781">
            <w:r w:rsidRPr="17C25781">
              <w:rPr>
                <w:color w:val="1F1F1F"/>
              </w:rPr>
              <w:t xml:space="preserve">Chapter 9: </w:t>
            </w:r>
            <w:r w:rsidR="00682232" w:rsidRPr="17C25781">
              <w:rPr>
                <w:color w:val="1F1F1F"/>
              </w:rPr>
              <w:t>Conclusion and Discussion</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EB6283" w14:textId="4146612A" w:rsidR="17C25781" w:rsidRDefault="006D36A1" w:rsidP="17C25781">
            <w:r>
              <w:t>35</w:t>
            </w:r>
          </w:p>
        </w:tc>
      </w:tr>
      <w:tr w:rsidR="17C25781" w14:paraId="1CDB020A" w14:textId="77777777" w:rsidTr="17C25781">
        <w:trPr>
          <w:trHeight w:val="300"/>
        </w:trPr>
        <w:tc>
          <w:tcPr>
            <w:tcW w:w="6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F306FB" w14:textId="7AC5B449" w:rsidR="17C25781" w:rsidRDefault="17C25781" w:rsidP="17C25781">
            <w:r w:rsidRPr="17C25781">
              <w:rPr>
                <w:color w:val="1F1F1F"/>
              </w:rPr>
              <w:t>1</w:t>
            </w:r>
            <w:r w:rsidR="00682232">
              <w:rPr>
                <w:color w:val="1F1F1F"/>
              </w:rPr>
              <w:t>3</w:t>
            </w:r>
            <w:r w:rsidRPr="17C25781">
              <w:rPr>
                <w:color w:val="1F1F1F"/>
              </w:rPr>
              <w:t>.</w:t>
            </w:r>
          </w:p>
        </w:tc>
        <w:tc>
          <w:tcPr>
            <w:tcW w:w="55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C87A83" w14:textId="0470328B" w:rsidR="17C25781" w:rsidRDefault="17C25781" w:rsidP="17C25781">
            <w:r w:rsidRPr="17C25781">
              <w:rPr>
                <w:color w:val="1F1F1F"/>
              </w:rPr>
              <w:t>References</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CA9F21" w14:textId="0A104CF0" w:rsidR="17C25781" w:rsidRDefault="00264AD1" w:rsidP="17C25781">
            <w:ins w:id="27" w:author="HETVEE RABARA" w:date="2026-03-22T21:37:00Z">
              <w:r>
                <w:t>38</w:t>
              </w:r>
            </w:ins>
          </w:p>
        </w:tc>
      </w:tr>
    </w:tbl>
    <w:p w14:paraId="3E7CE421" w14:textId="3CF99ED0" w:rsidR="17C25781" w:rsidRDefault="17C25781" w:rsidP="17C25781">
      <w:pPr>
        <w:jc w:val="center"/>
      </w:pPr>
    </w:p>
    <w:p w14:paraId="6739A022" w14:textId="77777777" w:rsidR="00A96B5A" w:rsidRDefault="00A96B5A" w:rsidP="000B1D5F">
      <w:pPr>
        <w:jc w:val="center"/>
      </w:pPr>
    </w:p>
    <w:p w14:paraId="1308E649" w14:textId="77777777" w:rsidR="00A96B5A" w:rsidRDefault="00A96B5A" w:rsidP="000B1D5F">
      <w:pPr>
        <w:jc w:val="center"/>
      </w:pPr>
    </w:p>
    <w:p w14:paraId="12F3D33E" w14:textId="77777777" w:rsidR="00A96B5A" w:rsidRDefault="00A96B5A" w:rsidP="000B1D5F">
      <w:pPr>
        <w:jc w:val="center"/>
      </w:pPr>
    </w:p>
    <w:p w14:paraId="088270D4" w14:textId="77777777" w:rsidR="00A96B5A" w:rsidRDefault="00A96B5A" w:rsidP="000B1D5F">
      <w:pPr>
        <w:jc w:val="center"/>
      </w:pPr>
    </w:p>
    <w:p w14:paraId="2022B096" w14:textId="77777777" w:rsidR="00A96B5A" w:rsidRDefault="00A96B5A" w:rsidP="000B1D5F">
      <w:pPr>
        <w:jc w:val="center"/>
      </w:pPr>
    </w:p>
    <w:p w14:paraId="569FC718" w14:textId="7C72A416" w:rsidR="00992A2E" w:rsidRDefault="00992A2E" w:rsidP="000B1D5F">
      <w:pPr>
        <w:jc w:val="center"/>
      </w:pPr>
    </w:p>
    <w:p w14:paraId="141B7560" w14:textId="330BDA42" w:rsidR="00A96B5A" w:rsidRDefault="00A96B5A" w:rsidP="00140041">
      <w:pPr>
        <w:suppressAutoHyphens w:val="0"/>
        <w:spacing w:after="160" w:line="259" w:lineRule="auto"/>
      </w:pPr>
    </w:p>
    <w:p w14:paraId="27F4A411" w14:textId="60EAE0FC" w:rsidR="00A96B5A" w:rsidRDefault="00A96B5A" w:rsidP="000B1D5F">
      <w:pPr>
        <w:jc w:val="center"/>
      </w:pPr>
    </w:p>
    <w:p w14:paraId="7802914D" w14:textId="602991CD" w:rsidR="17C25781" w:rsidRPr="00B316C2" w:rsidRDefault="17C25781" w:rsidP="00B316C2">
      <w:pPr>
        <w:ind w:left="2160" w:firstLine="720"/>
        <w:jc w:val="both"/>
        <w:rPr>
          <w:b/>
          <w:bCs/>
          <w:sz w:val="32"/>
          <w:szCs w:val="32"/>
        </w:rPr>
      </w:pPr>
      <w:r w:rsidRPr="00B316C2">
        <w:rPr>
          <w:b/>
          <w:bCs/>
          <w:sz w:val="32"/>
          <w:szCs w:val="32"/>
        </w:rPr>
        <w:lastRenderedPageBreak/>
        <w:t>DETAILS OF CHAPTERS</w:t>
      </w:r>
    </w:p>
    <w:p w14:paraId="09DCC4F2" w14:textId="6F0BBAEF" w:rsidR="17C25781" w:rsidRDefault="17C25781" w:rsidP="00B316C2">
      <w:pPr>
        <w:jc w:val="both"/>
      </w:pPr>
    </w:p>
    <w:p w14:paraId="0BA6FE80" w14:textId="1F964E8B" w:rsidR="17C25781" w:rsidRDefault="17C25781" w:rsidP="00B316C2">
      <w:pPr>
        <w:jc w:val="both"/>
      </w:pPr>
    </w:p>
    <w:p w14:paraId="1A04FCBB" w14:textId="27353222" w:rsidR="003D60A2" w:rsidRDefault="17C25781">
      <w:pPr>
        <w:jc w:val="both"/>
      </w:pPr>
      <w:r w:rsidRPr="17C25781">
        <w:t>1. INTRODUCTION ...............................................................................................</w:t>
      </w:r>
      <w:r w:rsidR="00606DE8">
        <w:t>..</w:t>
      </w:r>
      <w:r w:rsidR="00532E4C">
        <w:t>.</w:t>
      </w:r>
      <w:r w:rsidR="00DD3880">
        <w:t>1</w:t>
      </w:r>
      <w:r>
        <w:tab/>
      </w:r>
      <w:r w:rsidRPr="17C25781">
        <w:t>1.1 Project Details..........................................................................................</w:t>
      </w:r>
      <w:r w:rsidR="00532E4C">
        <w:t>..</w:t>
      </w:r>
      <w:r w:rsidR="00DD3880">
        <w:t>1</w:t>
      </w:r>
      <w:r w:rsidRPr="17C25781">
        <w:t xml:space="preserve"> </w:t>
      </w:r>
      <w:r>
        <w:tab/>
      </w:r>
      <w:r w:rsidRPr="17C25781">
        <w:t>1.2 Purpose.....................................................................................................</w:t>
      </w:r>
      <w:r w:rsidR="00532E4C">
        <w:t>..</w:t>
      </w:r>
      <w:r w:rsidR="00DD3880">
        <w:t>1</w:t>
      </w:r>
      <w:r w:rsidRPr="17C25781">
        <w:t xml:space="preserve"> </w:t>
      </w:r>
      <w:r>
        <w:tab/>
      </w:r>
      <w:r w:rsidRPr="17C25781">
        <w:t>1.3 Scope .......................................................................................................</w:t>
      </w:r>
      <w:r w:rsidR="00532E4C">
        <w:t>..</w:t>
      </w:r>
      <w:r w:rsidR="00DD3880">
        <w:t>1</w:t>
      </w:r>
      <w:r w:rsidRPr="17C25781">
        <w:t xml:space="preserve"> </w:t>
      </w:r>
      <w:r>
        <w:tab/>
      </w:r>
      <w:r w:rsidRPr="17C25781">
        <w:t>1.4 Objective ..................................................................................................</w:t>
      </w:r>
      <w:r w:rsidR="00C71CEB">
        <w:t>.</w:t>
      </w:r>
      <w:r w:rsidR="00DD3880">
        <w:t>1</w:t>
      </w:r>
      <w:r w:rsidRPr="17C25781">
        <w:t xml:space="preserve"> </w:t>
      </w:r>
      <w:r>
        <w:tab/>
      </w:r>
      <w:r w:rsidRPr="17C25781">
        <w:t>1.5 Technology and Literature Review .........................................................</w:t>
      </w:r>
      <w:r w:rsidR="003D60A2">
        <w:t>..</w:t>
      </w:r>
      <w:r w:rsidR="00532E4C">
        <w:t>.</w:t>
      </w:r>
      <w:r w:rsidR="00C71CEB">
        <w:t>.</w:t>
      </w:r>
      <w:ins w:id="28" w:author="HETVEE RABARA" w:date="2026-03-22T21:19:00Z">
        <w:r w:rsidR="00015279">
          <w:t>.</w:t>
        </w:r>
      </w:ins>
      <w:r w:rsidR="003D60A2">
        <w:t>2</w:t>
      </w:r>
    </w:p>
    <w:p w14:paraId="499025EC" w14:textId="73C3BD0B" w:rsidR="000456B1" w:rsidRDefault="17C25781">
      <w:pPr>
        <w:jc w:val="both"/>
      </w:pPr>
      <w:r w:rsidRPr="17C25781">
        <w:t>2. PROJECT MANAGEMENT...............................................................................</w:t>
      </w:r>
      <w:r w:rsidR="003D60A2">
        <w:t>3</w:t>
      </w:r>
      <w:r w:rsidRPr="17C25781">
        <w:t xml:space="preserve"> </w:t>
      </w:r>
      <w:r>
        <w:tab/>
      </w:r>
      <w:r w:rsidRPr="17C25781">
        <w:t>2.1 Feasibility Study ..............................................................</w:t>
      </w:r>
      <w:r w:rsidR="00532E4C">
        <w:t>.................</w:t>
      </w:r>
      <w:r w:rsidR="00C71CEB">
        <w:t>......</w:t>
      </w:r>
      <w:r w:rsidR="00532E4C">
        <w:t>.</w:t>
      </w:r>
      <w:r w:rsidRPr="17C25781">
        <w:t>..</w:t>
      </w:r>
      <w:ins w:id="29" w:author="HETVEE RABARA" w:date="2026-03-22T21:19:00Z">
        <w:r w:rsidR="00015279">
          <w:t>..</w:t>
        </w:r>
      </w:ins>
      <w:r w:rsidR="000121DF">
        <w:t>3</w:t>
      </w:r>
      <w:r w:rsidRPr="17C25781">
        <w:t xml:space="preserve"> </w:t>
      </w:r>
    </w:p>
    <w:p w14:paraId="6F7F3C58" w14:textId="05743297" w:rsidR="000456B1" w:rsidRDefault="17C25781">
      <w:pPr>
        <w:ind w:left="720" w:firstLine="720"/>
        <w:jc w:val="both"/>
      </w:pPr>
      <w:r w:rsidRPr="17C25781">
        <w:t>2.1.1 Technical Feasibility ........................................</w:t>
      </w:r>
      <w:r w:rsidR="00C71CEB">
        <w:t>......................</w:t>
      </w:r>
      <w:r w:rsidR="00043B64">
        <w:t>.</w:t>
      </w:r>
      <w:r w:rsidRPr="17C25781">
        <w:t>...</w:t>
      </w:r>
      <w:r w:rsidR="00043B64">
        <w:t>.</w:t>
      </w:r>
      <w:ins w:id="30" w:author="HETVEE RABARA" w:date="2026-03-22T21:19:00Z">
        <w:r w:rsidR="00015279">
          <w:t>..</w:t>
        </w:r>
      </w:ins>
      <w:r w:rsidR="000121DF">
        <w:t>3</w:t>
      </w:r>
      <w:r w:rsidRPr="17C25781">
        <w:t xml:space="preserve"> </w:t>
      </w:r>
    </w:p>
    <w:p w14:paraId="7A061626" w14:textId="13FF7AE4" w:rsidR="00AB2E28" w:rsidRDefault="17C25781">
      <w:pPr>
        <w:ind w:left="720" w:firstLine="720"/>
        <w:jc w:val="both"/>
      </w:pPr>
      <w:r w:rsidRPr="17C25781">
        <w:t>2.1.2 Time Schedule Feasibility ..............................................</w:t>
      </w:r>
      <w:r w:rsidR="00043B64">
        <w:t>...........</w:t>
      </w:r>
      <w:ins w:id="31" w:author="HETVEE RABARA" w:date="2026-03-22T21:19:00Z">
        <w:r w:rsidR="00015279">
          <w:t>.</w:t>
        </w:r>
      </w:ins>
      <w:del w:id="32" w:author="HETVEE RABARA" w:date="2026-03-22T21:19:00Z">
        <w:r w:rsidRPr="17C25781" w:rsidDel="00015279">
          <w:delText xml:space="preserve"> </w:delText>
        </w:r>
      </w:del>
      <w:r w:rsidR="000121DF">
        <w:t>3</w:t>
      </w:r>
      <w:r w:rsidRPr="17C25781">
        <w:t xml:space="preserve"> </w:t>
      </w:r>
      <w:r>
        <w:tab/>
      </w:r>
      <w:r w:rsidRPr="17C25781">
        <w:t>2.1.3 Operational Feasibility ...............................................................</w:t>
      </w:r>
      <w:ins w:id="33" w:author="HETVEE RABARA" w:date="2026-03-22T21:19:00Z">
        <w:r w:rsidR="00015279">
          <w:t>.</w:t>
        </w:r>
      </w:ins>
      <w:del w:id="34" w:author="HETVEE RABARA" w:date="2026-03-22T21:19:00Z">
        <w:r w:rsidRPr="17C25781" w:rsidDel="00015279">
          <w:delText xml:space="preserve"> </w:delText>
        </w:r>
      </w:del>
      <w:r w:rsidR="000121DF">
        <w:t>3</w:t>
      </w:r>
      <w:r w:rsidRPr="17C25781">
        <w:t xml:space="preserve"> </w:t>
      </w:r>
      <w:r>
        <w:tab/>
      </w:r>
      <w:r w:rsidRPr="17C25781">
        <w:t>2.1.4 Implementation Feasibility ....................................................</w:t>
      </w:r>
      <w:r w:rsidR="00043B64">
        <w:t>..</w:t>
      </w:r>
      <w:r w:rsidRPr="17C25781">
        <w:t>.</w:t>
      </w:r>
      <w:r w:rsidR="000121DF">
        <w:t>3</w:t>
      </w:r>
      <w:r w:rsidRPr="17C25781">
        <w:t xml:space="preserve"> 2.2 Project Planning ......................................................................................</w:t>
      </w:r>
      <w:r w:rsidR="00C85516">
        <w:t>..</w:t>
      </w:r>
      <w:r w:rsidR="000121DF">
        <w:t>4</w:t>
      </w:r>
      <w:r w:rsidRPr="17C25781">
        <w:t xml:space="preserve"> </w:t>
      </w:r>
      <w:r>
        <w:tab/>
      </w:r>
      <w:r w:rsidRPr="17C25781">
        <w:t>2.2.1 Project Development Approach and Justification....................</w:t>
      </w:r>
      <w:r w:rsidR="000121DF">
        <w:t>4</w:t>
      </w:r>
      <w:r w:rsidRPr="17C25781">
        <w:t xml:space="preserve"> </w:t>
      </w:r>
      <w:r>
        <w:tab/>
      </w:r>
      <w:r w:rsidRPr="17C25781">
        <w:t>2.2.2 Project Plan ............................................................................</w:t>
      </w:r>
      <w:r w:rsidR="00C85516">
        <w:t>...</w:t>
      </w:r>
      <w:r w:rsidR="000121DF">
        <w:t>4</w:t>
      </w:r>
      <w:r w:rsidRPr="17C25781">
        <w:t xml:space="preserve"> </w:t>
      </w:r>
      <w:r>
        <w:tab/>
      </w:r>
      <w:r w:rsidRPr="17C25781">
        <w:t>2.2.3 Milestones and Deliverables ...................................................</w:t>
      </w:r>
      <w:r w:rsidR="00C85516">
        <w:t>..</w:t>
      </w:r>
      <w:r w:rsidR="00C801B1">
        <w:t>5</w:t>
      </w:r>
      <w:r w:rsidRPr="17C25781">
        <w:t xml:space="preserve"> </w:t>
      </w:r>
      <w:r>
        <w:tab/>
      </w:r>
      <w:r w:rsidRPr="17C25781">
        <w:t>2.2.4 Roles and Responsibilities ........................................................</w:t>
      </w:r>
      <w:r w:rsidR="00C85516">
        <w:t>.</w:t>
      </w:r>
      <w:r w:rsidR="00C801B1">
        <w:t>5</w:t>
      </w:r>
      <w:r w:rsidRPr="17C25781">
        <w:t xml:space="preserve"> </w:t>
      </w:r>
      <w:r>
        <w:tab/>
      </w:r>
      <w:r w:rsidRPr="17C25781">
        <w:t>2.2.5 Group Dependencies ................................................................</w:t>
      </w:r>
      <w:r w:rsidR="00C85516">
        <w:t>..</w:t>
      </w:r>
      <w:r w:rsidR="00C801B1">
        <w:t>...5</w:t>
      </w:r>
      <w:r w:rsidRPr="17C25781">
        <w:t xml:space="preserve"> </w:t>
      </w:r>
    </w:p>
    <w:p w14:paraId="1ECA2190" w14:textId="7C6D59C4" w:rsidR="17C25781" w:rsidRDefault="00AB2E28">
      <w:pPr>
        <w:jc w:val="both"/>
      </w:pPr>
      <w:r>
        <w:t xml:space="preserve"> </w:t>
      </w:r>
      <w:r w:rsidR="17C25781" w:rsidRPr="17C25781">
        <w:t xml:space="preserve">3. </w:t>
      </w:r>
      <w:r>
        <w:t xml:space="preserve"> </w:t>
      </w:r>
      <w:r w:rsidR="17C25781" w:rsidRPr="17C25781">
        <w:t>SYSTEM REQUIREMENTS STUDY ..............................................................</w:t>
      </w:r>
      <w:r w:rsidR="00606DE8">
        <w:t>...</w:t>
      </w:r>
      <w:r w:rsidR="005E6F90">
        <w:t>6</w:t>
      </w:r>
      <w:r w:rsidR="17C25781" w:rsidRPr="17C25781">
        <w:t xml:space="preserve"> </w:t>
      </w:r>
      <w:r w:rsidR="17C25781">
        <w:tab/>
      </w:r>
      <w:r w:rsidR="17C25781" w:rsidRPr="17C25781">
        <w:t>3.1 Study of Current System ........................................................................</w:t>
      </w:r>
      <w:r w:rsidR="00635296">
        <w:t>.</w:t>
      </w:r>
      <w:r w:rsidR="005E6F90">
        <w:t>6</w:t>
      </w:r>
      <w:r w:rsidR="17C25781" w:rsidRPr="17C25781">
        <w:t xml:space="preserve"> </w:t>
      </w:r>
      <w:r w:rsidR="17C25781">
        <w:tab/>
      </w:r>
      <w:r w:rsidR="17C25781" w:rsidRPr="17C25781">
        <w:t>3.2 Problems and Weaknesses of Current System .......................................</w:t>
      </w:r>
      <w:r w:rsidR="00635296">
        <w:t>.</w:t>
      </w:r>
      <w:r w:rsidR="005E6F90">
        <w:t>6</w:t>
      </w:r>
      <w:r w:rsidR="17C25781" w:rsidRPr="17C25781">
        <w:t xml:space="preserve"> </w:t>
      </w:r>
      <w:r w:rsidR="17C25781">
        <w:tab/>
      </w:r>
      <w:r w:rsidR="17C25781" w:rsidRPr="17C25781">
        <w:t>3.3</w:t>
      </w:r>
      <w:r w:rsidR="00B316C2">
        <w:t xml:space="preserve"> </w:t>
      </w:r>
      <w:r w:rsidR="17C25781" w:rsidRPr="17C25781">
        <w:t>User Characteristics................................................................................</w:t>
      </w:r>
      <w:r w:rsidR="00635296">
        <w:t>...</w:t>
      </w:r>
      <w:r w:rsidR="005E6F90">
        <w:t>6</w:t>
      </w:r>
      <w:r w:rsidR="17C25781" w:rsidRPr="17C25781">
        <w:t xml:space="preserve"> </w:t>
      </w:r>
      <w:r w:rsidR="17C25781">
        <w:tab/>
      </w:r>
      <w:r w:rsidR="17C25781" w:rsidRPr="17C25781">
        <w:t>3.4 Hardware and Software Requirements ...................................................</w:t>
      </w:r>
      <w:r w:rsidR="005E6F90">
        <w:t>6</w:t>
      </w:r>
      <w:r w:rsidR="17C25781" w:rsidRPr="17C25781">
        <w:t xml:space="preserve"> </w:t>
      </w:r>
      <w:r w:rsidR="17C25781">
        <w:tab/>
      </w:r>
      <w:r>
        <w:tab/>
      </w:r>
      <w:r w:rsidR="17C25781" w:rsidRPr="17C25781">
        <w:t>3.4.1</w:t>
      </w:r>
      <w:ins w:id="35" w:author="HETVEE RABARA" w:date="2026-03-22T21:21:00Z">
        <w:r w:rsidR="00187211">
          <w:t xml:space="preserve"> </w:t>
        </w:r>
      </w:ins>
      <w:del w:id="36" w:author="HETVEE RABARA" w:date="2026-03-22T21:20:00Z">
        <w:r w:rsidR="17C25781" w:rsidRPr="17C25781" w:rsidDel="00187211">
          <w:delText xml:space="preserve"> </w:delText>
        </w:r>
      </w:del>
      <w:r w:rsidR="17C25781" w:rsidRPr="17C25781">
        <w:t>Hardware Requirements...................................................</w:t>
      </w:r>
      <w:r w:rsidR="00B316C2">
        <w:t>...</w:t>
      </w:r>
      <w:r w:rsidR="00635296">
        <w:t>..</w:t>
      </w:r>
      <w:r w:rsidR="00F369B5">
        <w:t>......</w:t>
      </w:r>
      <w:r w:rsidR="00793739">
        <w:t>.</w:t>
      </w:r>
      <w:ins w:id="37" w:author="HETVEE RABARA" w:date="2026-03-22T21:19:00Z">
        <w:r w:rsidR="00492720">
          <w:t>.</w:t>
        </w:r>
      </w:ins>
      <w:del w:id="38" w:author="HETVEE RABARA" w:date="2026-03-22T21:19:00Z">
        <w:r w:rsidR="00793739" w:rsidDel="00492720">
          <w:delText>.</w:delText>
        </w:r>
      </w:del>
      <w:r w:rsidR="00793739">
        <w:t>6</w:t>
      </w:r>
    </w:p>
    <w:p w14:paraId="723F8BC3" w14:textId="42D3632D" w:rsidR="17C25781" w:rsidRDefault="17C25781">
      <w:pPr>
        <w:jc w:val="both"/>
      </w:pPr>
      <w:r w:rsidRPr="17C25781">
        <w:t xml:space="preserve">          </w:t>
      </w:r>
      <w:r w:rsidR="00B316C2">
        <w:tab/>
      </w:r>
      <w:r w:rsidR="00AB2E28">
        <w:tab/>
      </w:r>
      <w:r w:rsidRPr="17C25781">
        <w:t>3.4.2</w:t>
      </w:r>
      <w:r w:rsidR="00B316C2">
        <w:t xml:space="preserve"> </w:t>
      </w:r>
      <w:r w:rsidRPr="17C25781">
        <w:t>SoftwareRequirements.................................................</w:t>
      </w:r>
      <w:r w:rsidR="00B316C2">
        <w:t>.....</w:t>
      </w:r>
      <w:r w:rsidR="00F369B5">
        <w:t>.........</w:t>
      </w:r>
      <w:r w:rsidR="00B316C2">
        <w:t>..</w:t>
      </w:r>
      <w:r w:rsidR="00793739">
        <w:t>.</w:t>
      </w:r>
      <w:ins w:id="39" w:author="HETVEE RABARA" w:date="2026-03-22T21:20:00Z">
        <w:r w:rsidR="008053DE">
          <w:t>.</w:t>
        </w:r>
      </w:ins>
      <w:r w:rsidR="00793739">
        <w:t>6</w:t>
      </w:r>
      <w:r w:rsidRPr="17C25781">
        <w:t xml:space="preserve"> </w:t>
      </w:r>
    </w:p>
    <w:p w14:paraId="5BAF9691" w14:textId="3F929298" w:rsidR="17C25781" w:rsidRDefault="17C25781">
      <w:pPr>
        <w:ind w:firstLine="720"/>
        <w:jc w:val="both"/>
      </w:pPr>
      <w:r w:rsidRPr="17C25781">
        <w:t>3.5 Constraints ..........................................................................................</w:t>
      </w:r>
      <w:r w:rsidR="00B316C2">
        <w:t>.......</w:t>
      </w:r>
      <w:ins w:id="40" w:author="HETVEE RABARA" w:date="2026-03-22T21:20:00Z">
        <w:r w:rsidR="008053DE">
          <w:t>..</w:t>
        </w:r>
      </w:ins>
      <w:r w:rsidR="000122E3">
        <w:t>7</w:t>
      </w:r>
    </w:p>
    <w:p w14:paraId="30CBFFF4" w14:textId="52040E72" w:rsidR="17C25781" w:rsidRDefault="17C25781">
      <w:pPr>
        <w:ind w:left="720" w:firstLine="720"/>
        <w:jc w:val="both"/>
      </w:pPr>
      <w:r w:rsidRPr="17C25781">
        <w:t>3.5.1 Regulatory Policies ................................................................</w:t>
      </w:r>
      <w:r w:rsidR="00F369B5">
        <w:t>.....</w:t>
      </w:r>
      <w:r w:rsidR="000122E3">
        <w:t>7</w:t>
      </w:r>
      <w:r w:rsidRPr="17C25781">
        <w:t xml:space="preserve"> </w:t>
      </w:r>
      <w:r>
        <w:tab/>
      </w:r>
      <w:r w:rsidRPr="17C25781">
        <w:t>3.5.2 Hardware Limitations .................................................................</w:t>
      </w:r>
      <w:r w:rsidR="000122E3">
        <w:t>7</w:t>
      </w:r>
      <w:r w:rsidRPr="17C25781">
        <w:t xml:space="preserve"> </w:t>
      </w:r>
      <w:r>
        <w:tab/>
      </w:r>
      <w:r w:rsidRPr="17C25781">
        <w:t>3.5.3 Interfaces to Other Applications .............................................</w:t>
      </w:r>
      <w:r w:rsidR="00F369B5">
        <w:t>..</w:t>
      </w:r>
      <w:r w:rsidR="000122E3">
        <w:t>7</w:t>
      </w:r>
      <w:r w:rsidRPr="17C25781">
        <w:t xml:space="preserve"> </w:t>
      </w:r>
      <w:r>
        <w:tab/>
      </w:r>
      <w:r w:rsidRPr="17C25781">
        <w:t>3.5.4 Parallel Operations .....................................................................</w:t>
      </w:r>
      <w:r w:rsidR="000122E3">
        <w:t>7</w:t>
      </w:r>
      <w:r w:rsidRPr="17C25781">
        <w:t xml:space="preserve"> </w:t>
      </w:r>
      <w:r>
        <w:tab/>
      </w:r>
      <w:r w:rsidRPr="17C25781">
        <w:t>3.5.5 Higher Order Language Requirements ......................................</w:t>
      </w:r>
      <w:r w:rsidR="00F369B5">
        <w:t>.</w:t>
      </w:r>
      <w:r w:rsidR="000122E3">
        <w:t>7</w:t>
      </w:r>
      <w:r w:rsidRPr="17C25781">
        <w:t xml:space="preserve"> </w:t>
      </w:r>
      <w:r>
        <w:tab/>
      </w:r>
      <w:r w:rsidRPr="17C25781">
        <w:t>3.5.6 Reliability Requirements .........................................................</w:t>
      </w:r>
      <w:r w:rsidR="009C3309">
        <w:t>..</w:t>
      </w:r>
      <w:r w:rsidR="000122E3">
        <w:t>7</w:t>
      </w:r>
      <w:r w:rsidRPr="17C25781">
        <w:t xml:space="preserve"> </w:t>
      </w:r>
      <w:r>
        <w:tab/>
      </w:r>
      <w:r w:rsidRPr="17C25781">
        <w:t>3.5.7 Criticality of the Application ......................................................</w:t>
      </w:r>
      <w:r w:rsidR="000122E3">
        <w:t>7</w:t>
      </w:r>
      <w:r w:rsidRPr="17C25781">
        <w:t xml:space="preserve"> </w:t>
      </w:r>
      <w:r>
        <w:tab/>
      </w:r>
      <w:r w:rsidRPr="17C25781">
        <w:t>3.5.8 Safety and Security Consideration ..............................................</w:t>
      </w:r>
      <w:r w:rsidR="000122E3">
        <w:t>7</w:t>
      </w:r>
      <w:r w:rsidRPr="17C25781">
        <w:t xml:space="preserve"> 3.6 Assumptions and Dependencies ...........................................................</w:t>
      </w:r>
      <w:r w:rsidR="00B316C2">
        <w:t>....</w:t>
      </w:r>
      <w:r w:rsidRPr="17C25781">
        <w:t>.</w:t>
      </w:r>
      <w:r w:rsidR="009C3309">
        <w:t>.</w:t>
      </w:r>
      <w:ins w:id="41" w:author="HETVEE RABARA" w:date="2026-03-22T21:21:00Z">
        <w:r w:rsidR="00A3501D">
          <w:t>.</w:t>
        </w:r>
      </w:ins>
      <w:r w:rsidR="000122E3">
        <w:t>7</w:t>
      </w:r>
    </w:p>
    <w:p w14:paraId="4E3C5F5D" w14:textId="1069711F" w:rsidR="17C25781" w:rsidRDefault="17C25781" w:rsidP="00B316C2">
      <w:pPr>
        <w:jc w:val="both"/>
      </w:pPr>
    </w:p>
    <w:p w14:paraId="73702DBE" w14:textId="794AE8CE" w:rsidR="17C25781" w:rsidRDefault="17C25781" w:rsidP="00B316C2">
      <w:pPr>
        <w:jc w:val="both"/>
      </w:pPr>
    </w:p>
    <w:p w14:paraId="61C8EAAC" w14:textId="5B0DDB2E" w:rsidR="17C25781" w:rsidRDefault="17C25781" w:rsidP="17C25781">
      <w:pPr>
        <w:jc w:val="center"/>
      </w:pPr>
    </w:p>
    <w:p w14:paraId="0F5E4C1E" w14:textId="45C59AE2" w:rsidR="17C25781" w:rsidRDefault="17C25781" w:rsidP="17C25781">
      <w:pPr>
        <w:jc w:val="center"/>
      </w:pPr>
    </w:p>
    <w:p w14:paraId="7419EE41" w14:textId="6292FABC" w:rsidR="17C25781" w:rsidRDefault="17C25781" w:rsidP="17C25781">
      <w:pPr>
        <w:jc w:val="center"/>
      </w:pPr>
    </w:p>
    <w:p w14:paraId="7113FF37" w14:textId="40874AD1" w:rsidR="17C25781" w:rsidRDefault="17C25781" w:rsidP="17C25781">
      <w:pPr>
        <w:jc w:val="center"/>
      </w:pPr>
    </w:p>
    <w:p w14:paraId="1D708BA9" w14:textId="6FD55905" w:rsidR="17C25781" w:rsidRDefault="17C25781" w:rsidP="17C25781">
      <w:pPr>
        <w:jc w:val="center"/>
      </w:pPr>
    </w:p>
    <w:p w14:paraId="32960A02" w14:textId="2774639A" w:rsidR="17C25781" w:rsidRDefault="17C25781" w:rsidP="17C25781">
      <w:pPr>
        <w:jc w:val="center"/>
      </w:pPr>
    </w:p>
    <w:p w14:paraId="7146E869" w14:textId="77777777" w:rsidR="006D36A1" w:rsidRDefault="006D36A1" w:rsidP="17C25781">
      <w:pPr>
        <w:jc w:val="center"/>
      </w:pPr>
    </w:p>
    <w:p w14:paraId="48CEAC2E" w14:textId="77EA680F" w:rsidR="17C25781" w:rsidRDefault="17C25781" w:rsidP="17C25781">
      <w:pPr>
        <w:jc w:val="center"/>
      </w:pPr>
    </w:p>
    <w:p w14:paraId="21C6CD58" w14:textId="77777777" w:rsidR="000122E3" w:rsidRDefault="000122E3" w:rsidP="17C25781">
      <w:pPr>
        <w:jc w:val="center"/>
      </w:pPr>
    </w:p>
    <w:p w14:paraId="49E769DD" w14:textId="315E2E9D" w:rsidR="17C25781" w:rsidRDefault="17C25781" w:rsidP="17C25781">
      <w:pPr>
        <w:jc w:val="center"/>
      </w:pPr>
    </w:p>
    <w:p w14:paraId="28EBF056" w14:textId="753E1D70" w:rsidR="17C25781" w:rsidRDefault="17C25781" w:rsidP="00F85860">
      <w:pPr>
        <w:jc w:val="both"/>
      </w:pPr>
      <w:r w:rsidRPr="17C25781">
        <w:lastRenderedPageBreak/>
        <w:t>4. SYSTEM ANALYSIS ........................................................................................</w:t>
      </w:r>
      <w:r w:rsidR="00B316C2">
        <w:t>....</w:t>
      </w:r>
      <w:r w:rsidRPr="17C25781">
        <w:t>.</w:t>
      </w:r>
      <w:ins w:id="42" w:author="HETVEE RABARA" w:date="2026-03-22T21:21:00Z">
        <w:r w:rsidR="00A3501D">
          <w:t>..</w:t>
        </w:r>
      </w:ins>
      <w:r w:rsidR="00B822B3">
        <w:t>9</w:t>
      </w:r>
    </w:p>
    <w:p w14:paraId="39AA164F" w14:textId="3DD4B0BC" w:rsidR="17C25781" w:rsidRDefault="17C25781" w:rsidP="00F85860">
      <w:pPr>
        <w:ind w:firstLine="720"/>
        <w:jc w:val="both"/>
      </w:pPr>
      <w:r w:rsidRPr="17C25781">
        <w:t>4.1 Requirements of New System (SRS) ......................................................</w:t>
      </w:r>
      <w:r w:rsidR="00B822B3">
        <w:t>9</w:t>
      </w:r>
      <w:r w:rsidRPr="17C25781">
        <w:t xml:space="preserve"> </w:t>
      </w:r>
      <w:r>
        <w:tab/>
      </w:r>
      <w:r w:rsidR="009C3309">
        <w:tab/>
      </w:r>
      <w:r w:rsidRPr="17C25781">
        <w:t>4.1.1 User Requirements ....................................................................</w:t>
      </w:r>
      <w:r w:rsidR="00B316C2">
        <w:t>.</w:t>
      </w:r>
      <w:r w:rsidR="00B822B3">
        <w:t>9</w:t>
      </w:r>
      <w:r w:rsidRPr="17C25781">
        <w:t xml:space="preserve"> </w:t>
      </w:r>
      <w:r>
        <w:tab/>
      </w:r>
      <w:r w:rsidR="008E4696">
        <w:tab/>
      </w:r>
      <w:r w:rsidRPr="17C25781">
        <w:t>4.1.2 System Requirements ..............................................................</w:t>
      </w:r>
      <w:r w:rsidR="00B822B3">
        <w:t>9</w:t>
      </w:r>
      <w:r w:rsidRPr="17C25781">
        <w:t xml:space="preserve"> </w:t>
      </w:r>
      <w:r>
        <w:tab/>
      </w:r>
      <w:r w:rsidRPr="17C25781">
        <w:t>4.2 Features of New System ........................................................................</w:t>
      </w:r>
      <w:r w:rsidR="00B316C2">
        <w:t>.</w:t>
      </w:r>
      <w:r w:rsidR="00DD3880">
        <w:t>1</w:t>
      </w:r>
      <w:r w:rsidR="00B822B3">
        <w:t>0</w:t>
      </w:r>
      <w:r w:rsidRPr="17C25781">
        <w:t xml:space="preserve"> </w:t>
      </w:r>
      <w:r>
        <w:tab/>
      </w:r>
      <w:r w:rsidRPr="17C25781">
        <w:t>4.3 Navigation Chart ...................................................................................</w:t>
      </w:r>
      <w:r w:rsidR="00C93B9E">
        <w:t>.</w:t>
      </w:r>
      <w:r w:rsidR="00DD3880">
        <w:t>1</w:t>
      </w:r>
      <w:r w:rsidR="00B822B3">
        <w:t>0</w:t>
      </w:r>
      <w:r w:rsidRPr="17C25781">
        <w:t xml:space="preserve"> </w:t>
      </w:r>
      <w:r>
        <w:tab/>
      </w:r>
      <w:r w:rsidRPr="17C25781">
        <w:t>4.4 Class Diagram .......................................................................................</w:t>
      </w:r>
      <w:r w:rsidR="00B316C2">
        <w:t>....</w:t>
      </w:r>
      <w:ins w:id="43" w:author="HETVEE RABARA" w:date="2026-03-22T21:22:00Z">
        <w:r w:rsidR="006902BA">
          <w:t>.</w:t>
        </w:r>
      </w:ins>
      <w:del w:id="44" w:author="HETVEE RABARA" w:date="2026-03-22T21:22:00Z">
        <w:r w:rsidRPr="17C25781" w:rsidDel="006902BA">
          <w:delText xml:space="preserve"> </w:delText>
        </w:r>
      </w:del>
      <w:r w:rsidR="00B80B44">
        <w:t>11</w:t>
      </w:r>
    </w:p>
    <w:p w14:paraId="52263F88" w14:textId="422B2480" w:rsidR="17C25781" w:rsidRDefault="17C25781" w:rsidP="00F85860">
      <w:pPr>
        <w:ind w:firstLine="720"/>
        <w:jc w:val="both"/>
      </w:pPr>
      <w:r w:rsidRPr="17C25781">
        <w:t>4.7 Data Modeling.......................................................................................</w:t>
      </w:r>
      <w:r w:rsidR="00B316C2">
        <w:t>....</w:t>
      </w:r>
      <w:r w:rsidR="00B80B44">
        <w:t>11</w:t>
      </w:r>
      <w:r w:rsidRPr="17C25781">
        <w:t xml:space="preserve"> </w:t>
      </w:r>
      <w:r>
        <w:tab/>
      </w:r>
      <w:r w:rsidR="008E4696">
        <w:tab/>
      </w:r>
      <w:r w:rsidRPr="17C25781">
        <w:t>4.7.1 Data Dictionary</w:t>
      </w:r>
      <w:r w:rsidR="00156DB5">
        <w:t>…………………………………………………</w:t>
      </w:r>
      <w:r w:rsidR="00B80B44">
        <w:t>12</w:t>
      </w:r>
    </w:p>
    <w:p w14:paraId="3129D57D" w14:textId="5EB363C4" w:rsidR="17C25781" w:rsidRDefault="009D694A" w:rsidP="00F85860">
      <w:pPr>
        <w:jc w:val="both"/>
      </w:pPr>
      <w:r>
        <w:t>5</w:t>
      </w:r>
      <w:r w:rsidR="17C25781" w:rsidRPr="17C25781">
        <w:t>. IMPLEMENTATION PLANNING ..............................................................</w:t>
      </w:r>
      <w:r w:rsidR="00B316C2">
        <w:t>..........</w:t>
      </w:r>
      <w:r w:rsidR="00DE32F7">
        <w:t>19</w:t>
      </w:r>
    </w:p>
    <w:p w14:paraId="5B0F2DE1" w14:textId="75CABDFD" w:rsidR="17C25781" w:rsidRDefault="009D694A" w:rsidP="00F85860">
      <w:pPr>
        <w:ind w:firstLine="720"/>
        <w:jc w:val="both"/>
      </w:pPr>
      <w:r>
        <w:t>5</w:t>
      </w:r>
      <w:r w:rsidR="17C25781" w:rsidRPr="17C25781">
        <w:t>.1 Implementation Environment ..............................................................</w:t>
      </w:r>
      <w:r w:rsidR="00B316C2">
        <w:t>......</w:t>
      </w:r>
      <w:r w:rsidR="001676A4">
        <w:t>19</w:t>
      </w:r>
    </w:p>
    <w:p w14:paraId="7748CB3B" w14:textId="4D3C5D7E" w:rsidR="17C25781" w:rsidRDefault="009D694A" w:rsidP="00F85860">
      <w:pPr>
        <w:ind w:firstLine="720"/>
        <w:jc w:val="both"/>
      </w:pPr>
      <w:r>
        <w:t>5</w:t>
      </w:r>
      <w:r w:rsidR="17C25781" w:rsidRPr="17C25781">
        <w:t>.2 Program/Modules Specification .........................................................</w:t>
      </w:r>
      <w:r w:rsidR="00B316C2">
        <w:t>......</w:t>
      </w:r>
      <w:r w:rsidR="17C25781" w:rsidRPr="17C25781">
        <w:t>.</w:t>
      </w:r>
      <w:ins w:id="45" w:author="HETVEE RABARA" w:date="2026-03-22T21:22:00Z">
        <w:r w:rsidR="005C002F">
          <w:t>.</w:t>
        </w:r>
      </w:ins>
      <w:r w:rsidR="001676A4">
        <w:t>19</w:t>
      </w:r>
    </w:p>
    <w:p w14:paraId="34BB1800" w14:textId="04305513" w:rsidR="17C25781" w:rsidRDefault="009D694A" w:rsidP="00F85860">
      <w:pPr>
        <w:ind w:firstLine="720"/>
        <w:jc w:val="both"/>
      </w:pPr>
      <w:r>
        <w:t>5</w:t>
      </w:r>
      <w:r w:rsidR="17C25781" w:rsidRPr="17C25781">
        <w:t>.3 Coding Standards ...............................................................................</w:t>
      </w:r>
      <w:r w:rsidR="00B316C2">
        <w:t>......</w:t>
      </w:r>
      <w:r w:rsidR="17C25781" w:rsidRPr="17C25781">
        <w:t>.</w:t>
      </w:r>
      <w:ins w:id="46" w:author="HETVEE RABARA" w:date="2026-03-22T21:22:00Z">
        <w:r w:rsidR="005C002F">
          <w:t>.</w:t>
        </w:r>
      </w:ins>
      <w:r w:rsidR="001676A4">
        <w:t>19</w:t>
      </w:r>
    </w:p>
    <w:p w14:paraId="2E08AC0E" w14:textId="2ADD3B15" w:rsidR="17C25781" w:rsidRDefault="009D694A" w:rsidP="00F85860">
      <w:pPr>
        <w:jc w:val="both"/>
      </w:pPr>
      <w:r>
        <w:t>6</w:t>
      </w:r>
      <w:r w:rsidR="17C25781" w:rsidRPr="17C25781">
        <w:t>. TESTING..........................................................................................................</w:t>
      </w:r>
      <w:r w:rsidR="00B316C2">
        <w:t>.......</w:t>
      </w:r>
      <w:ins w:id="47" w:author="HETVEE RABARA" w:date="2026-03-22T21:22:00Z">
        <w:r w:rsidR="005C002F">
          <w:t>.</w:t>
        </w:r>
      </w:ins>
      <w:r w:rsidR="001676A4">
        <w:t>21</w:t>
      </w:r>
    </w:p>
    <w:p w14:paraId="539A0A1D" w14:textId="01CE6621" w:rsidR="17C25781" w:rsidRDefault="009D694A" w:rsidP="00F85860">
      <w:pPr>
        <w:ind w:firstLine="720"/>
        <w:jc w:val="both"/>
      </w:pPr>
      <w:r>
        <w:t>6</w:t>
      </w:r>
      <w:r w:rsidR="17C25781" w:rsidRPr="17C25781">
        <w:t>.1 Testing Plan ........................................................................................</w:t>
      </w:r>
      <w:r w:rsidR="00B316C2">
        <w:t>.....</w:t>
      </w:r>
      <w:r w:rsidR="17C25781" w:rsidRPr="17C25781">
        <w:t>.</w:t>
      </w:r>
      <w:ins w:id="48" w:author="HETVEE RABARA" w:date="2026-03-22T21:22:00Z">
        <w:r w:rsidR="006902BA">
          <w:t>.</w:t>
        </w:r>
        <w:r w:rsidR="005C002F">
          <w:t>.</w:t>
        </w:r>
      </w:ins>
      <w:r w:rsidR="001676A4">
        <w:t>21</w:t>
      </w:r>
    </w:p>
    <w:p w14:paraId="62FC8880" w14:textId="6630A168" w:rsidR="17C25781" w:rsidRDefault="009D694A" w:rsidP="00F85860">
      <w:pPr>
        <w:ind w:firstLine="720"/>
        <w:jc w:val="both"/>
      </w:pPr>
      <w:r>
        <w:t>6</w:t>
      </w:r>
      <w:r w:rsidR="17C25781" w:rsidRPr="17C25781">
        <w:t>.2 Testing Strategy ...................................................................................</w:t>
      </w:r>
      <w:r w:rsidR="00B316C2">
        <w:t>.....</w:t>
      </w:r>
      <w:ins w:id="49" w:author="HETVEE RABARA" w:date="2026-03-22T21:22:00Z">
        <w:r w:rsidR="005C002F">
          <w:t>.</w:t>
        </w:r>
      </w:ins>
      <w:r w:rsidR="001676A4">
        <w:t>21</w:t>
      </w:r>
    </w:p>
    <w:p w14:paraId="5416E199" w14:textId="64A3BA34" w:rsidR="17C25781" w:rsidRDefault="009D694A" w:rsidP="00F85860">
      <w:pPr>
        <w:ind w:firstLine="720"/>
        <w:jc w:val="both"/>
      </w:pPr>
      <w:r>
        <w:t>6</w:t>
      </w:r>
      <w:r w:rsidR="17C25781" w:rsidRPr="17C25781">
        <w:t>.3 Testing Methods .................................................................................</w:t>
      </w:r>
      <w:r w:rsidR="00B316C2">
        <w:t>......</w:t>
      </w:r>
      <w:ins w:id="50" w:author="HETVEE RABARA" w:date="2026-03-22T21:22:00Z">
        <w:r w:rsidR="005C002F">
          <w:t>.</w:t>
        </w:r>
      </w:ins>
      <w:ins w:id="51" w:author="HETVEE RABARA" w:date="2026-03-22T21:38:00Z">
        <w:r w:rsidR="004A28CC">
          <w:t>.</w:t>
        </w:r>
      </w:ins>
      <w:r w:rsidR="001676A4">
        <w:t>21</w:t>
      </w:r>
    </w:p>
    <w:p w14:paraId="2C79BBE9" w14:textId="6F0FB7A8" w:rsidR="17C25781" w:rsidRDefault="009D694A" w:rsidP="00F85860">
      <w:pPr>
        <w:ind w:firstLine="720"/>
        <w:jc w:val="both"/>
      </w:pPr>
      <w:r>
        <w:t>6</w:t>
      </w:r>
      <w:r w:rsidR="17C25781" w:rsidRPr="17C25781">
        <w:t>.4 Test Cases ...........................................................................................</w:t>
      </w:r>
      <w:r w:rsidR="00B316C2">
        <w:t>......</w:t>
      </w:r>
      <w:ins w:id="52" w:author="HETVEE RABARA" w:date="2026-03-22T21:22:00Z">
        <w:r w:rsidR="005C002F">
          <w:t>.</w:t>
        </w:r>
      </w:ins>
      <w:r w:rsidR="007F54BC">
        <w:t>22</w:t>
      </w:r>
    </w:p>
    <w:p w14:paraId="3B947B0D" w14:textId="28366149" w:rsidR="17C25781" w:rsidRDefault="009D694A" w:rsidP="00F85860">
      <w:pPr>
        <w:ind w:left="720" w:firstLine="720"/>
        <w:jc w:val="both"/>
      </w:pPr>
      <w:r>
        <w:t>6</w:t>
      </w:r>
      <w:r w:rsidR="17C25781" w:rsidRPr="17C25781">
        <w:t>.4.1 Purpose .......................................................</w:t>
      </w:r>
      <w:r w:rsidR="00FF738A">
        <w:t>........</w:t>
      </w:r>
      <w:r w:rsidR="17C25781" w:rsidRPr="17C25781">
        <w:t>.................</w:t>
      </w:r>
      <w:r w:rsidR="00B316C2">
        <w:t>.....</w:t>
      </w:r>
      <w:r w:rsidR="00DD3880">
        <w:t>.</w:t>
      </w:r>
      <w:ins w:id="53" w:author="HETVEE RABARA" w:date="2026-03-22T21:22:00Z">
        <w:r w:rsidR="005C002F">
          <w:t>.</w:t>
        </w:r>
        <w:r w:rsidR="00462EFC">
          <w:t>.</w:t>
        </w:r>
      </w:ins>
      <w:r w:rsidR="007F54BC">
        <w:t>22</w:t>
      </w:r>
    </w:p>
    <w:p w14:paraId="73D37ECF" w14:textId="105819A0" w:rsidR="17C25781" w:rsidRDefault="009D694A" w:rsidP="00F85860">
      <w:pPr>
        <w:ind w:left="720" w:firstLine="720"/>
        <w:jc w:val="both"/>
      </w:pPr>
      <w:r>
        <w:t>6</w:t>
      </w:r>
      <w:r w:rsidR="17C25781" w:rsidRPr="17C25781">
        <w:t>.4.2 Required Input ..............................</w:t>
      </w:r>
      <w:r w:rsidR="00FF738A">
        <w:t>.</w:t>
      </w:r>
      <w:r w:rsidR="17C25781" w:rsidRPr="17C25781">
        <w:t>......................................</w:t>
      </w:r>
      <w:r w:rsidR="00B316C2">
        <w:t>.....</w:t>
      </w:r>
      <w:r w:rsidR="17C25781" w:rsidRPr="17C25781">
        <w:t>.</w:t>
      </w:r>
      <w:ins w:id="54" w:author="HETVEE RABARA" w:date="2026-03-22T21:22:00Z">
        <w:r w:rsidR="00462EFC">
          <w:t>..</w:t>
        </w:r>
      </w:ins>
      <w:r w:rsidR="007F54BC">
        <w:t>22</w:t>
      </w:r>
    </w:p>
    <w:p w14:paraId="42FF60D1" w14:textId="70F8F1C7" w:rsidR="17C25781" w:rsidRDefault="00FF738A" w:rsidP="00F85860">
      <w:pPr>
        <w:ind w:left="720" w:firstLine="720"/>
        <w:jc w:val="both"/>
      </w:pPr>
      <w:r>
        <w:t>6</w:t>
      </w:r>
      <w:r w:rsidR="17C25781" w:rsidRPr="17C25781">
        <w:t>.4.3 Expected Result .....................</w:t>
      </w:r>
      <w:r>
        <w:t>..</w:t>
      </w:r>
      <w:r w:rsidR="17C25781" w:rsidRPr="17C25781">
        <w:t>............................................</w:t>
      </w:r>
      <w:r w:rsidR="00B316C2">
        <w:t>.....</w:t>
      </w:r>
      <w:r w:rsidR="17C25781" w:rsidRPr="17C25781">
        <w:t>.</w:t>
      </w:r>
      <w:ins w:id="55" w:author="HETVEE RABARA" w:date="2026-03-22T21:22:00Z">
        <w:r w:rsidR="00462EFC">
          <w:t>.</w:t>
        </w:r>
      </w:ins>
      <w:ins w:id="56" w:author="HETVEE RABARA" w:date="2026-03-22T21:23:00Z">
        <w:r w:rsidR="00462EFC">
          <w:t>.</w:t>
        </w:r>
      </w:ins>
      <w:r w:rsidR="00C93B9E">
        <w:t>2</w:t>
      </w:r>
      <w:r w:rsidR="00471037">
        <w:t>3</w:t>
      </w:r>
    </w:p>
    <w:p w14:paraId="4383BF46" w14:textId="1E53DE4E" w:rsidR="17C25781" w:rsidRDefault="000A01BE" w:rsidP="00F85860">
      <w:pPr>
        <w:jc w:val="both"/>
      </w:pPr>
      <w:r>
        <w:t>7</w:t>
      </w:r>
      <w:r w:rsidR="17C25781" w:rsidRPr="17C25781">
        <w:t>. USER MANUAL ............................................................................................</w:t>
      </w:r>
      <w:r w:rsidR="00B316C2">
        <w:t>......</w:t>
      </w:r>
      <w:r w:rsidR="17C25781" w:rsidRPr="17C25781">
        <w:t>.</w:t>
      </w:r>
      <w:ins w:id="57" w:author="HETVEE RABARA" w:date="2026-03-22T21:23:00Z">
        <w:r w:rsidR="00462EFC">
          <w:t>..</w:t>
        </w:r>
      </w:ins>
      <w:r w:rsidR="00C93B9E">
        <w:t>2</w:t>
      </w:r>
      <w:r w:rsidR="00471037">
        <w:t>4</w:t>
      </w:r>
    </w:p>
    <w:p w14:paraId="2ED30D00" w14:textId="011479D1" w:rsidR="17C25781" w:rsidRDefault="000A01BE" w:rsidP="00F85860">
      <w:pPr>
        <w:jc w:val="both"/>
      </w:pPr>
      <w:r>
        <w:t>8</w:t>
      </w:r>
      <w:r w:rsidR="17C25781" w:rsidRPr="17C25781">
        <w:t>. LIMITATION AND FUTURE ENHANCEMENT ......................................</w:t>
      </w:r>
      <w:r w:rsidR="00B316C2">
        <w:t>........</w:t>
      </w:r>
      <w:ins w:id="58" w:author="HETVEE RABARA" w:date="2026-03-22T21:23:00Z">
        <w:r w:rsidR="00462EFC">
          <w:t>...</w:t>
        </w:r>
      </w:ins>
      <w:r w:rsidR="00C93B9E">
        <w:t>3</w:t>
      </w:r>
      <w:r w:rsidR="008244A8">
        <w:t>5</w:t>
      </w:r>
    </w:p>
    <w:p w14:paraId="2AAAE9DB" w14:textId="3ED023A5" w:rsidR="17C25781" w:rsidRDefault="000A01BE" w:rsidP="00F85860">
      <w:pPr>
        <w:ind w:firstLine="720"/>
        <w:jc w:val="both"/>
      </w:pPr>
      <w:r>
        <w:t>8</w:t>
      </w:r>
      <w:r w:rsidR="17C25781" w:rsidRPr="17C25781">
        <w:t>.1 Current Limitations ............................................................................</w:t>
      </w:r>
      <w:r w:rsidR="00B316C2">
        <w:t>....</w:t>
      </w:r>
      <w:r w:rsidR="17C25781" w:rsidRPr="17C25781">
        <w:t>.</w:t>
      </w:r>
      <w:r w:rsidR="00C93B9E">
        <w:t>.</w:t>
      </w:r>
      <w:ins w:id="59" w:author="HETVEE RABARA" w:date="2026-03-22T21:23:00Z">
        <w:r w:rsidR="00462EFC">
          <w:t>..</w:t>
        </w:r>
      </w:ins>
      <w:r w:rsidR="00C93B9E">
        <w:t>3</w:t>
      </w:r>
      <w:r w:rsidR="008244A8">
        <w:t>5</w:t>
      </w:r>
    </w:p>
    <w:p w14:paraId="726581E3" w14:textId="241DB9D9" w:rsidR="17C25781" w:rsidRDefault="000A01BE" w:rsidP="00F85860">
      <w:pPr>
        <w:ind w:firstLine="720"/>
        <w:jc w:val="both"/>
      </w:pPr>
      <w:r>
        <w:t>8</w:t>
      </w:r>
      <w:r w:rsidR="17C25781" w:rsidRPr="17C25781">
        <w:t>.2 Future Enhancements..........................................................................</w:t>
      </w:r>
      <w:r w:rsidR="00B316C2">
        <w:t>...</w:t>
      </w:r>
      <w:r w:rsidR="17C25781" w:rsidRPr="17C25781">
        <w:t>.</w:t>
      </w:r>
      <w:r w:rsidR="00B316C2">
        <w:t>..</w:t>
      </w:r>
      <w:ins w:id="60" w:author="HETVEE RABARA" w:date="2026-03-22T21:23:00Z">
        <w:r w:rsidR="00462EFC">
          <w:t>..</w:t>
        </w:r>
      </w:ins>
      <w:r w:rsidR="00C93B9E">
        <w:t>3</w:t>
      </w:r>
      <w:r w:rsidR="008244A8">
        <w:t>5</w:t>
      </w:r>
    </w:p>
    <w:p w14:paraId="45AC8964" w14:textId="04AA4269" w:rsidR="17C25781" w:rsidRDefault="000A01BE" w:rsidP="00F85860">
      <w:pPr>
        <w:jc w:val="both"/>
      </w:pPr>
      <w:r>
        <w:t>9</w:t>
      </w:r>
      <w:r w:rsidR="17C25781" w:rsidRPr="17C25781">
        <w:t>. CONCLUSION AND DISCUSSION ..........................................................</w:t>
      </w:r>
      <w:r w:rsidR="00B316C2">
        <w:t>........</w:t>
      </w:r>
      <w:r w:rsidR="00341B9E">
        <w:t>..</w:t>
      </w:r>
      <w:ins w:id="61" w:author="HETVEE RABARA" w:date="2026-03-22T21:23:00Z">
        <w:r w:rsidR="00462EFC">
          <w:t>..</w:t>
        </w:r>
      </w:ins>
      <w:r w:rsidR="00C93B9E">
        <w:t>3</w:t>
      </w:r>
      <w:r w:rsidR="008244A8">
        <w:t>6</w:t>
      </w:r>
    </w:p>
    <w:p w14:paraId="60967B04" w14:textId="467A9485" w:rsidR="17C25781" w:rsidRDefault="000A01BE" w:rsidP="00F85860">
      <w:pPr>
        <w:ind w:firstLine="720"/>
        <w:jc w:val="both"/>
      </w:pPr>
      <w:r>
        <w:t>9</w:t>
      </w:r>
      <w:r w:rsidR="17C25781" w:rsidRPr="17C25781">
        <w:t>.1 Conclusions and Future enhancements ............................................</w:t>
      </w:r>
      <w:r w:rsidR="00B316C2">
        <w:t>......</w:t>
      </w:r>
      <w:r w:rsidR="00341B9E">
        <w:t>..</w:t>
      </w:r>
      <w:ins w:id="62" w:author="HETVEE RABARA" w:date="2026-03-22T21:23:00Z">
        <w:r w:rsidR="00462EFC">
          <w:t>..</w:t>
        </w:r>
      </w:ins>
      <w:r w:rsidR="00C93B9E">
        <w:t>3</w:t>
      </w:r>
      <w:r w:rsidR="008244A8">
        <w:t>6</w:t>
      </w:r>
    </w:p>
    <w:p w14:paraId="0CD32C48" w14:textId="174A13E5" w:rsidR="17C25781" w:rsidRDefault="000A01BE" w:rsidP="00F85860">
      <w:pPr>
        <w:ind w:firstLine="720"/>
        <w:jc w:val="both"/>
      </w:pPr>
      <w:r>
        <w:t>9</w:t>
      </w:r>
      <w:r w:rsidR="17C25781" w:rsidRPr="17C25781">
        <w:t>.2 Discussion ........................................................................................</w:t>
      </w:r>
      <w:r w:rsidR="00B316C2">
        <w:t>......</w:t>
      </w:r>
      <w:r w:rsidR="00341B9E">
        <w:t>..</w:t>
      </w:r>
      <w:ins w:id="63" w:author="HETVEE RABARA" w:date="2026-03-22T21:23:00Z">
        <w:r w:rsidR="00462EFC">
          <w:t>..</w:t>
        </w:r>
      </w:ins>
      <w:r w:rsidR="00C93B9E">
        <w:t>3</w:t>
      </w:r>
      <w:r w:rsidR="005F7985">
        <w:t>6</w:t>
      </w:r>
    </w:p>
    <w:p w14:paraId="217860D3" w14:textId="1AD21E81" w:rsidR="17C25781" w:rsidRDefault="000A01BE" w:rsidP="00F85860">
      <w:pPr>
        <w:ind w:left="720" w:firstLine="720"/>
        <w:jc w:val="both"/>
      </w:pPr>
      <w:r>
        <w:t>9</w:t>
      </w:r>
      <w:r w:rsidR="17C25781" w:rsidRPr="17C25781">
        <w:t>.2.1 Self-Analysis of Project Viabilities ....................</w:t>
      </w:r>
      <w:r w:rsidR="00862D4C">
        <w:t>......</w:t>
      </w:r>
      <w:r w:rsidR="17C25781" w:rsidRPr="17C25781">
        <w:t>.........</w:t>
      </w:r>
      <w:r w:rsidR="00B316C2">
        <w:t>.....</w:t>
      </w:r>
      <w:r w:rsidR="00341B9E">
        <w:t>.</w:t>
      </w:r>
      <w:r w:rsidR="00ED7D28">
        <w:t>.</w:t>
      </w:r>
      <w:r w:rsidR="00341B9E">
        <w:t>.</w:t>
      </w:r>
      <w:ins w:id="64" w:author="HETVEE RABARA" w:date="2026-03-22T21:23:00Z">
        <w:r w:rsidR="00462EFC">
          <w:t>..</w:t>
        </w:r>
      </w:ins>
      <w:r w:rsidR="00C93B9E">
        <w:t>3</w:t>
      </w:r>
      <w:r w:rsidR="005F7985">
        <w:t>6</w:t>
      </w:r>
    </w:p>
    <w:p w14:paraId="3B82C8FB" w14:textId="06656B93" w:rsidR="17C25781" w:rsidRDefault="000A01BE" w:rsidP="00F85860">
      <w:pPr>
        <w:ind w:left="720" w:firstLine="720"/>
        <w:jc w:val="both"/>
      </w:pPr>
      <w:r>
        <w:t>9</w:t>
      </w:r>
      <w:r w:rsidR="17C25781" w:rsidRPr="17C25781">
        <w:t>.2.2 Problems Encountered and Possible Solutions .............</w:t>
      </w:r>
      <w:r w:rsidR="00862D4C">
        <w:t>.</w:t>
      </w:r>
      <w:r w:rsidR="17C25781" w:rsidRPr="17C25781">
        <w:t>...</w:t>
      </w:r>
      <w:r w:rsidR="00B316C2">
        <w:t>......</w:t>
      </w:r>
      <w:r w:rsidR="00341B9E">
        <w:t>..</w:t>
      </w:r>
      <w:ins w:id="65" w:author="HETVEE RABARA" w:date="2026-03-22T21:23:00Z">
        <w:r w:rsidR="00462EFC">
          <w:t>...</w:t>
        </w:r>
      </w:ins>
      <w:r w:rsidR="00C93B9E">
        <w:t>3</w:t>
      </w:r>
      <w:r w:rsidR="005F7985">
        <w:t>6</w:t>
      </w:r>
    </w:p>
    <w:p w14:paraId="32F1B8BE" w14:textId="73935308" w:rsidR="17C25781" w:rsidRDefault="000A01BE" w:rsidP="00F85860">
      <w:pPr>
        <w:ind w:left="720" w:firstLine="720"/>
        <w:jc w:val="both"/>
      </w:pPr>
      <w:r>
        <w:t>9</w:t>
      </w:r>
      <w:r w:rsidR="17C25781" w:rsidRPr="17C25781">
        <w:t>.2.3 Summary of Project Work ...............................................</w:t>
      </w:r>
      <w:r w:rsidR="00862D4C">
        <w:t>..</w:t>
      </w:r>
      <w:r w:rsidR="00B316C2">
        <w:t>......</w:t>
      </w:r>
      <w:r w:rsidR="00341B9E">
        <w:t>.</w:t>
      </w:r>
      <w:ins w:id="66" w:author="HETVEE RABARA" w:date="2026-03-22T21:23:00Z">
        <w:r w:rsidR="00462EFC">
          <w:t>...</w:t>
        </w:r>
      </w:ins>
      <w:r w:rsidR="005F7985">
        <w:t>37</w:t>
      </w:r>
    </w:p>
    <w:p w14:paraId="50F7F496" w14:textId="77777777" w:rsidR="005423FE" w:rsidRDefault="005423FE" w:rsidP="00FC2D42">
      <w:pPr>
        <w:jc w:val="both"/>
        <w:sectPr w:rsidR="005423FE" w:rsidSect="00976A63">
          <w:pgSz w:w="11906" w:h="16838" w:code="9"/>
          <w:pgMar w:top="1440" w:right="1440" w:bottom="1440" w:left="2160" w:header="720" w:footer="720" w:gutter="0"/>
          <w:pgNumType w:start="1"/>
          <w:cols w:space="720"/>
          <w:docGrid w:linePitch="360"/>
        </w:sectPr>
      </w:pPr>
    </w:p>
    <w:p w14:paraId="4E2CE1E7" w14:textId="77777777" w:rsidR="005423FE" w:rsidRDefault="005423FE" w:rsidP="005423FE">
      <w:pPr>
        <w:suppressAutoHyphens w:val="0"/>
        <w:spacing w:after="160" w:line="259" w:lineRule="auto"/>
      </w:pPr>
    </w:p>
    <w:p w14:paraId="6899F196" w14:textId="77777777" w:rsidR="005423FE" w:rsidRDefault="005423FE" w:rsidP="005423FE">
      <w:pPr>
        <w:suppressAutoHyphens w:val="0"/>
        <w:spacing w:after="160" w:line="259" w:lineRule="auto"/>
      </w:pPr>
    </w:p>
    <w:p w14:paraId="34723987" w14:textId="60385820" w:rsidR="0061789F" w:rsidRPr="00ED7D28" w:rsidRDefault="17C25781" w:rsidP="17C25781">
      <w:pPr>
        <w:pStyle w:val="Heading2"/>
        <w:rPr>
          <w:sz w:val="32"/>
          <w:szCs w:val="32"/>
          <w:u w:val="single"/>
        </w:rPr>
      </w:pPr>
      <w:bookmarkStart w:id="67" w:name="_Toc225089750"/>
      <w:r w:rsidRPr="00ED7D28">
        <w:rPr>
          <w:sz w:val="32"/>
          <w:szCs w:val="32"/>
          <w:u w:val="single"/>
        </w:rPr>
        <w:t>ABSTRACT</w:t>
      </w:r>
      <w:bookmarkEnd w:id="67"/>
    </w:p>
    <w:p w14:paraId="64E2FA27" w14:textId="7FA31E33" w:rsidR="0061789F" w:rsidRDefault="0061789F" w:rsidP="17C25781">
      <w:pPr>
        <w:jc w:val="center"/>
      </w:pPr>
    </w:p>
    <w:p w14:paraId="191D6D94" w14:textId="76AEA112" w:rsidR="0061789F" w:rsidRDefault="0061789F" w:rsidP="17C25781">
      <w:pPr>
        <w:jc w:val="center"/>
      </w:pPr>
    </w:p>
    <w:p w14:paraId="6C4BF75D" w14:textId="4F637A22" w:rsidR="0061789F" w:rsidRPr="00ED7D28" w:rsidRDefault="17C25781" w:rsidP="00606DE8">
      <w:pPr>
        <w:spacing w:after="240"/>
        <w:jc w:val="both"/>
      </w:pPr>
      <w:r w:rsidRPr="00ED7D28">
        <w:t xml:space="preserve">The placement process is a critical milestone for students in technical institutions, requiring seamless coordination between candidates and recruitment officers. The TPO &amp; Student Placement Management Portal is a comprehensive, full-stack web application designed to automate and streamline the placement activities at </w:t>
      </w:r>
      <w:proofErr w:type="spellStart"/>
      <w:r w:rsidRPr="00ED7D28">
        <w:t>Dharmsinh</w:t>
      </w:r>
      <w:proofErr w:type="spellEnd"/>
      <w:r w:rsidRPr="00ED7D28">
        <w:t xml:space="preserve"> Desai University. By integrating two dedicated interfaces</w:t>
      </w:r>
      <w:r w:rsidR="00ED7D28" w:rsidRPr="00ED7D28">
        <w:t xml:space="preserve"> </w:t>
      </w:r>
      <w:r w:rsidRPr="00ED7D28">
        <w:t>the TPO/Admin Portal and the Student Portal</w:t>
      </w:r>
      <w:r w:rsidR="006A2083" w:rsidRPr="00ED7D28">
        <w:t xml:space="preserve"> </w:t>
      </w:r>
      <w:r w:rsidRPr="00ED7D28">
        <w:t>the system eliminates manual inefficiencies and ensures real-time data synchronization.</w:t>
      </w:r>
    </w:p>
    <w:p w14:paraId="51D94123" w14:textId="60E93014" w:rsidR="0061789F" w:rsidRPr="00ED7D28" w:rsidRDefault="17C25781" w:rsidP="00606DE8">
      <w:pPr>
        <w:spacing w:after="240"/>
        <w:jc w:val="both"/>
      </w:pPr>
      <w:r w:rsidRPr="00ED7D28">
        <w:t>Key features of the system include student profile management, PDF-based resume uploading, and a centralized notification hub for public and private broadcasts. A core innovation of the portal is its Eligibility Engine, which automatically evaluates student credentials against company-specific criteria (such as CPI and academic percentages), providing instant visual feedback on application status. Additionally, the system enforces a "One Job Per Student" policy by automatically restricting placed students from further drives, thereby ensuring equitable opportunities for the entire cohort.</w:t>
      </w:r>
    </w:p>
    <w:p w14:paraId="6B55C5B7" w14:textId="78E07503" w:rsidR="0061789F" w:rsidRPr="00ED7D28" w:rsidRDefault="17C25781" w:rsidP="00606DE8">
      <w:pPr>
        <w:spacing w:after="240"/>
        <w:jc w:val="both"/>
      </w:pPr>
      <w:r w:rsidRPr="00ED7D28">
        <w:t>Built using a robust architecture of React.js for the frontend, Spring Boot for the backend, and MySQL for data management, the portal provides Training &amp; Placement Officers with advanced analytics and automated report generation capabilities. This system serves as a centralized, secure, and scalable solution that enhances transparency, improves communication, and optimizes the recruitment workflow for both students and administrators.</w:t>
      </w:r>
    </w:p>
    <w:p w14:paraId="6FAF6FD5" w14:textId="1AB1DE53" w:rsidR="0061789F" w:rsidRDefault="0061789F" w:rsidP="17C25781"/>
    <w:p w14:paraId="0E8A0567" w14:textId="0B7CB44D" w:rsidR="0061789F" w:rsidRDefault="0061789F" w:rsidP="17C25781">
      <w:pPr>
        <w:jc w:val="center"/>
      </w:pPr>
    </w:p>
    <w:p w14:paraId="276AB47B" w14:textId="5A95610E" w:rsidR="0061789F" w:rsidRDefault="0061789F" w:rsidP="17C25781">
      <w:pPr>
        <w:jc w:val="center"/>
      </w:pPr>
    </w:p>
    <w:p w14:paraId="3A83182E" w14:textId="5290F70C" w:rsidR="0061789F" w:rsidRDefault="0061789F" w:rsidP="17C25781">
      <w:pPr>
        <w:jc w:val="center"/>
      </w:pPr>
    </w:p>
    <w:p w14:paraId="4DFE8540" w14:textId="2EC8A34E" w:rsidR="0061789F" w:rsidRDefault="0061789F" w:rsidP="17C25781">
      <w:pPr>
        <w:jc w:val="center"/>
      </w:pPr>
    </w:p>
    <w:p w14:paraId="17A45544" w14:textId="6E35C676" w:rsidR="0061789F" w:rsidRDefault="0061789F" w:rsidP="17C25781">
      <w:pPr>
        <w:jc w:val="center"/>
      </w:pPr>
    </w:p>
    <w:p w14:paraId="59BC4D5E" w14:textId="0A2B87DC" w:rsidR="0061789F" w:rsidRDefault="0061789F" w:rsidP="00CC3D2B"/>
    <w:p w14:paraId="1721E146" w14:textId="5979B16B" w:rsidR="0061789F" w:rsidRDefault="0061789F" w:rsidP="17C25781">
      <w:pPr>
        <w:jc w:val="center"/>
      </w:pPr>
    </w:p>
    <w:p w14:paraId="46293B3A" w14:textId="77777777" w:rsidR="00894454" w:rsidRDefault="00894454" w:rsidP="17C25781">
      <w:pPr>
        <w:jc w:val="center"/>
      </w:pPr>
    </w:p>
    <w:p w14:paraId="30A98E9A" w14:textId="77777777" w:rsidR="00894454" w:rsidRDefault="00894454" w:rsidP="17C25781">
      <w:pPr>
        <w:jc w:val="center"/>
      </w:pPr>
    </w:p>
    <w:p w14:paraId="1FD2B969" w14:textId="77777777" w:rsidR="00894454" w:rsidRDefault="00894454" w:rsidP="17C25781">
      <w:pPr>
        <w:jc w:val="center"/>
      </w:pPr>
    </w:p>
    <w:p w14:paraId="470BCA9E" w14:textId="77777777" w:rsidR="00894454" w:rsidRDefault="00894454" w:rsidP="17C25781">
      <w:pPr>
        <w:jc w:val="center"/>
      </w:pPr>
    </w:p>
    <w:p w14:paraId="165E141C" w14:textId="77777777" w:rsidR="00894454" w:rsidRDefault="00894454" w:rsidP="17C25781">
      <w:pPr>
        <w:jc w:val="center"/>
      </w:pPr>
    </w:p>
    <w:p w14:paraId="6538BC55" w14:textId="77777777" w:rsidR="00894454" w:rsidRDefault="00894454" w:rsidP="17C25781">
      <w:pPr>
        <w:jc w:val="center"/>
      </w:pPr>
    </w:p>
    <w:p w14:paraId="6500459C" w14:textId="77777777" w:rsidR="00894454" w:rsidRDefault="00894454" w:rsidP="17C25781">
      <w:pPr>
        <w:jc w:val="center"/>
      </w:pPr>
    </w:p>
    <w:p w14:paraId="57344269" w14:textId="77777777" w:rsidR="00894454" w:rsidRDefault="00894454" w:rsidP="17C25781">
      <w:pPr>
        <w:jc w:val="center"/>
      </w:pPr>
    </w:p>
    <w:p w14:paraId="62D5F9D0" w14:textId="77777777" w:rsidR="00ED7D28" w:rsidRDefault="00ED7D28" w:rsidP="17C25781">
      <w:pPr>
        <w:jc w:val="center"/>
      </w:pPr>
    </w:p>
    <w:p w14:paraId="5C7CB549" w14:textId="77777777" w:rsidR="00ED7D28" w:rsidRDefault="00ED7D28" w:rsidP="17C25781">
      <w:pPr>
        <w:jc w:val="center"/>
      </w:pPr>
    </w:p>
    <w:p w14:paraId="696BB21A" w14:textId="5F4BF832" w:rsidR="0061789F" w:rsidRDefault="0061789F" w:rsidP="17C25781">
      <w:pPr>
        <w:jc w:val="center"/>
      </w:pPr>
    </w:p>
    <w:p w14:paraId="6C3E46FF" w14:textId="11941BDB" w:rsidR="0061789F" w:rsidRDefault="0061789F" w:rsidP="17C25781">
      <w:pPr>
        <w:jc w:val="center"/>
      </w:pPr>
    </w:p>
    <w:p w14:paraId="4FC5D7F1" w14:textId="276A29A0" w:rsidR="0061789F" w:rsidRPr="00ED7D28" w:rsidRDefault="17C25781" w:rsidP="17C25781">
      <w:pPr>
        <w:jc w:val="center"/>
        <w:rPr>
          <w:b/>
          <w:bCs/>
          <w:sz w:val="32"/>
          <w:szCs w:val="32"/>
          <w:u w:val="single"/>
        </w:rPr>
      </w:pPr>
      <w:r w:rsidRPr="00ED7D28">
        <w:rPr>
          <w:b/>
          <w:bCs/>
          <w:sz w:val="32"/>
          <w:szCs w:val="32"/>
          <w:u w:val="single"/>
        </w:rPr>
        <w:lastRenderedPageBreak/>
        <w:t>LIST OF TABLES</w:t>
      </w:r>
    </w:p>
    <w:p w14:paraId="60D0D2EE" w14:textId="6262394E" w:rsidR="0061789F" w:rsidRDefault="0061789F" w:rsidP="17C25781">
      <w:pPr>
        <w:jc w:val="center"/>
      </w:pPr>
    </w:p>
    <w:tbl>
      <w:tblPr>
        <w:tblStyle w:val="TableGrid"/>
        <w:tblW w:w="0" w:type="auto"/>
        <w:tblLook w:val="06A0" w:firstRow="1" w:lastRow="0" w:firstColumn="1" w:lastColumn="0" w:noHBand="1" w:noVBand="1"/>
      </w:tblPr>
      <w:tblGrid>
        <w:gridCol w:w="2328"/>
        <w:gridCol w:w="3669"/>
        <w:gridCol w:w="2299"/>
      </w:tblGrid>
      <w:tr w:rsidR="17C25781" w14:paraId="738B6B24" w14:textId="77777777" w:rsidTr="17C25781">
        <w:trPr>
          <w:trHeight w:val="300"/>
        </w:trPr>
        <w:tc>
          <w:tcPr>
            <w:tcW w:w="2765" w:type="dxa"/>
          </w:tcPr>
          <w:p w14:paraId="3EBFBF1F" w14:textId="5CA69226" w:rsidR="17C25781" w:rsidRDefault="17C25781" w:rsidP="17C25781">
            <w:r>
              <w:t>No.</w:t>
            </w:r>
          </w:p>
        </w:tc>
        <w:tc>
          <w:tcPr>
            <w:tcW w:w="2765" w:type="dxa"/>
          </w:tcPr>
          <w:p w14:paraId="7851774C" w14:textId="16A17D6F" w:rsidR="17C25781" w:rsidRDefault="17C25781" w:rsidP="17C25781">
            <w:r>
              <w:t>Name</w:t>
            </w:r>
          </w:p>
        </w:tc>
        <w:tc>
          <w:tcPr>
            <w:tcW w:w="2765" w:type="dxa"/>
          </w:tcPr>
          <w:p w14:paraId="0DEAC903" w14:textId="6A0AEA8B" w:rsidR="17C25781" w:rsidRDefault="17C25781" w:rsidP="17C25781">
            <w:r>
              <w:t>Page No.</w:t>
            </w:r>
          </w:p>
        </w:tc>
      </w:tr>
      <w:tr w:rsidR="17C25781" w14:paraId="45B80763" w14:textId="77777777" w:rsidTr="17C25781">
        <w:trPr>
          <w:trHeight w:val="300"/>
        </w:trPr>
        <w:tc>
          <w:tcPr>
            <w:tcW w:w="2765" w:type="dxa"/>
          </w:tcPr>
          <w:p w14:paraId="0D40C40C" w14:textId="5FFA0464" w:rsidR="17C25781" w:rsidRDefault="17C25781" w:rsidP="17C25781">
            <w:r>
              <w:t>2.2.1</w:t>
            </w:r>
          </w:p>
        </w:tc>
        <w:tc>
          <w:tcPr>
            <w:tcW w:w="2765" w:type="dxa"/>
          </w:tcPr>
          <w:p w14:paraId="7372B72A" w14:textId="4C701009" w:rsidR="17C25781" w:rsidRPr="009B1085" w:rsidRDefault="17C25781" w:rsidP="17C25781">
            <w:r w:rsidRPr="009B1085">
              <w:t>Milestones and Deliverables</w:t>
            </w:r>
          </w:p>
        </w:tc>
        <w:tc>
          <w:tcPr>
            <w:tcW w:w="2765" w:type="dxa"/>
          </w:tcPr>
          <w:p w14:paraId="2AD473C7" w14:textId="45A637B7" w:rsidR="17C25781" w:rsidRDefault="00DA1C49" w:rsidP="17C25781">
            <w:ins w:id="68" w:author="HETVEE RABARA" w:date="2026-03-22T21:43:00Z">
              <w:r>
                <w:t>5</w:t>
              </w:r>
            </w:ins>
            <w:del w:id="69" w:author="HETVEE RABARA" w:date="2026-03-22T21:43:00Z">
              <w:r w:rsidR="17C25781" w:rsidDel="00DA1C49">
                <w:delText>13</w:delText>
              </w:r>
            </w:del>
          </w:p>
          <w:p w14:paraId="4C561F43" w14:textId="336A6CA7" w:rsidR="00F80139" w:rsidRDefault="00F80139" w:rsidP="17C25781"/>
        </w:tc>
      </w:tr>
      <w:tr w:rsidR="00F80139" w14:paraId="476D025A" w14:textId="77777777" w:rsidTr="17C25781">
        <w:trPr>
          <w:trHeight w:val="300"/>
        </w:trPr>
        <w:tc>
          <w:tcPr>
            <w:tcW w:w="2765" w:type="dxa"/>
          </w:tcPr>
          <w:p w14:paraId="1003E814" w14:textId="416E5B97" w:rsidR="00F80139" w:rsidRDefault="00D23663" w:rsidP="17C25781">
            <w:r>
              <w:t>4.7.1</w:t>
            </w:r>
          </w:p>
        </w:tc>
        <w:tc>
          <w:tcPr>
            <w:tcW w:w="2765" w:type="dxa"/>
          </w:tcPr>
          <w:p w14:paraId="00EAF92C" w14:textId="265E2FC7" w:rsidR="00F80139" w:rsidRPr="009B1085" w:rsidRDefault="009B1085" w:rsidP="17C25781">
            <w:r w:rsidRPr="009B1085">
              <w:t>users</w:t>
            </w:r>
          </w:p>
        </w:tc>
        <w:tc>
          <w:tcPr>
            <w:tcW w:w="2765" w:type="dxa"/>
          </w:tcPr>
          <w:p w14:paraId="5165BF69" w14:textId="4D59ED3E" w:rsidR="00F80139" w:rsidRDefault="00EE2608" w:rsidP="17C25781">
            <w:ins w:id="70" w:author="HETVEE RABARA" w:date="2026-03-22T21:42:00Z">
              <w:r>
                <w:t>12</w:t>
              </w:r>
            </w:ins>
          </w:p>
        </w:tc>
      </w:tr>
      <w:tr w:rsidR="00F80139" w14:paraId="0B1B4BCD" w14:textId="77777777" w:rsidTr="17C25781">
        <w:trPr>
          <w:trHeight w:val="300"/>
        </w:trPr>
        <w:tc>
          <w:tcPr>
            <w:tcW w:w="2765" w:type="dxa"/>
          </w:tcPr>
          <w:p w14:paraId="24BC48B4" w14:textId="0BA1EE7F" w:rsidR="00F80139" w:rsidRDefault="00D23663" w:rsidP="17C25781">
            <w:r>
              <w:t>4.7.2</w:t>
            </w:r>
          </w:p>
        </w:tc>
        <w:tc>
          <w:tcPr>
            <w:tcW w:w="2765" w:type="dxa"/>
          </w:tcPr>
          <w:p w14:paraId="663DEA5E" w14:textId="5B610AE2" w:rsidR="00F80139" w:rsidRPr="17C25781" w:rsidRDefault="007C0938" w:rsidP="17C25781">
            <w:proofErr w:type="spellStart"/>
            <w:r w:rsidRPr="007C0938">
              <w:t>tpo_feedbacks</w:t>
            </w:r>
            <w:proofErr w:type="spellEnd"/>
          </w:p>
        </w:tc>
        <w:tc>
          <w:tcPr>
            <w:tcW w:w="2765" w:type="dxa"/>
          </w:tcPr>
          <w:p w14:paraId="70551533" w14:textId="0F0A6821" w:rsidR="00F80139" w:rsidRDefault="00F65FF6" w:rsidP="17C25781">
            <w:ins w:id="71" w:author="HETVEE RABARA" w:date="2026-03-22T21:42:00Z">
              <w:r>
                <w:t>13</w:t>
              </w:r>
            </w:ins>
          </w:p>
        </w:tc>
      </w:tr>
      <w:tr w:rsidR="00F80139" w14:paraId="3E2751AB" w14:textId="77777777" w:rsidTr="17C25781">
        <w:trPr>
          <w:trHeight w:val="300"/>
        </w:trPr>
        <w:tc>
          <w:tcPr>
            <w:tcW w:w="2765" w:type="dxa"/>
          </w:tcPr>
          <w:p w14:paraId="606A9E41" w14:textId="0691B718" w:rsidR="00F80139" w:rsidRDefault="00D23663" w:rsidP="17C25781">
            <w:r>
              <w:t>4.7.3</w:t>
            </w:r>
          </w:p>
        </w:tc>
        <w:tc>
          <w:tcPr>
            <w:tcW w:w="2765" w:type="dxa"/>
          </w:tcPr>
          <w:p w14:paraId="7546028B" w14:textId="053056E4" w:rsidR="00F80139" w:rsidRPr="17C25781" w:rsidRDefault="007C0938" w:rsidP="17C25781">
            <w:proofErr w:type="spellStart"/>
            <w:r w:rsidRPr="007C0938">
              <w:t>student_skills</w:t>
            </w:r>
            <w:proofErr w:type="spellEnd"/>
          </w:p>
        </w:tc>
        <w:tc>
          <w:tcPr>
            <w:tcW w:w="2765" w:type="dxa"/>
          </w:tcPr>
          <w:p w14:paraId="19DC9405" w14:textId="238C3054" w:rsidR="00F80139" w:rsidRDefault="00F65FF6" w:rsidP="17C25781">
            <w:ins w:id="72" w:author="HETVEE RABARA" w:date="2026-03-22T21:42:00Z">
              <w:r>
                <w:t>13</w:t>
              </w:r>
            </w:ins>
          </w:p>
        </w:tc>
      </w:tr>
      <w:tr w:rsidR="00F80139" w14:paraId="6B45A07D" w14:textId="77777777" w:rsidTr="17C25781">
        <w:trPr>
          <w:trHeight w:val="300"/>
        </w:trPr>
        <w:tc>
          <w:tcPr>
            <w:tcW w:w="2765" w:type="dxa"/>
          </w:tcPr>
          <w:p w14:paraId="599FC1D0" w14:textId="0AD36DBD" w:rsidR="00F80139" w:rsidRDefault="00D23663" w:rsidP="17C25781">
            <w:r>
              <w:t>4.7.4</w:t>
            </w:r>
          </w:p>
        </w:tc>
        <w:tc>
          <w:tcPr>
            <w:tcW w:w="2765" w:type="dxa"/>
          </w:tcPr>
          <w:p w14:paraId="60DB3881" w14:textId="6197E8F7" w:rsidR="00F80139" w:rsidRPr="17C25781" w:rsidRDefault="007C0938" w:rsidP="17C25781">
            <w:proofErr w:type="spellStart"/>
            <w:r w:rsidRPr="007C0938">
              <w:t>student_profiles</w:t>
            </w:r>
            <w:proofErr w:type="spellEnd"/>
          </w:p>
        </w:tc>
        <w:tc>
          <w:tcPr>
            <w:tcW w:w="2765" w:type="dxa"/>
          </w:tcPr>
          <w:p w14:paraId="551394F0" w14:textId="705A8D2C" w:rsidR="00F80139" w:rsidRDefault="00F65FF6" w:rsidP="17C25781">
            <w:ins w:id="73" w:author="HETVEE RABARA" w:date="2026-03-22T21:42:00Z">
              <w:r>
                <w:t>14</w:t>
              </w:r>
            </w:ins>
          </w:p>
        </w:tc>
      </w:tr>
      <w:tr w:rsidR="00F80139" w14:paraId="552D9603" w14:textId="77777777" w:rsidTr="17C25781">
        <w:trPr>
          <w:trHeight w:val="300"/>
        </w:trPr>
        <w:tc>
          <w:tcPr>
            <w:tcW w:w="2765" w:type="dxa"/>
          </w:tcPr>
          <w:p w14:paraId="63DFEBC2" w14:textId="4BC144C5" w:rsidR="00F80139" w:rsidRDefault="00D23663" w:rsidP="17C25781">
            <w:r>
              <w:t>4.7.5</w:t>
            </w:r>
          </w:p>
        </w:tc>
        <w:tc>
          <w:tcPr>
            <w:tcW w:w="2765" w:type="dxa"/>
          </w:tcPr>
          <w:p w14:paraId="20645D73" w14:textId="3420D1C5" w:rsidR="00F80139" w:rsidRPr="17C25781" w:rsidRDefault="007C0938" w:rsidP="007C0938">
            <w:r w:rsidRPr="007C0938">
              <w:t>placements</w:t>
            </w:r>
          </w:p>
        </w:tc>
        <w:tc>
          <w:tcPr>
            <w:tcW w:w="2765" w:type="dxa"/>
          </w:tcPr>
          <w:p w14:paraId="4561D4CD" w14:textId="19E07F0F" w:rsidR="00F80139" w:rsidRDefault="00F65FF6" w:rsidP="17C25781">
            <w:ins w:id="74" w:author="HETVEE RABARA" w:date="2026-03-22T21:42:00Z">
              <w:r>
                <w:t>14</w:t>
              </w:r>
            </w:ins>
          </w:p>
        </w:tc>
      </w:tr>
      <w:tr w:rsidR="00F80139" w14:paraId="33D17E47" w14:textId="77777777" w:rsidTr="17C25781">
        <w:trPr>
          <w:trHeight w:val="300"/>
        </w:trPr>
        <w:tc>
          <w:tcPr>
            <w:tcW w:w="2765" w:type="dxa"/>
          </w:tcPr>
          <w:p w14:paraId="5982D888" w14:textId="52444BA1" w:rsidR="00F80139" w:rsidRDefault="00D23663" w:rsidP="17C25781">
            <w:r>
              <w:t>4.7.6</w:t>
            </w:r>
          </w:p>
        </w:tc>
        <w:tc>
          <w:tcPr>
            <w:tcW w:w="2765" w:type="dxa"/>
          </w:tcPr>
          <w:p w14:paraId="0BB9D172" w14:textId="192745B3" w:rsidR="00F80139" w:rsidRPr="17C25781" w:rsidRDefault="0043391C" w:rsidP="17C25781">
            <w:proofErr w:type="spellStart"/>
            <w:r w:rsidRPr="0043391C">
              <w:t>placement_summary</w:t>
            </w:r>
            <w:proofErr w:type="spellEnd"/>
          </w:p>
        </w:tc>
        <w:tc>
          <w:tcPr>
            <w:tcW w:w="2765" w:type="dxa"/>
          </w:tcPr>
          <w:p w14:paraId="72A4B570" w14:textId="777717EE" w:rsidR="00F80139" w:rsidRDefault="00F65FF6" w:rsidP="17C25781">
            <w:ins w:id="75" w:author="HETVEE RABARA" w:date="2026-03-22T21:42:00Z">
              <w:r>
                <w:t>15</w:t>
              </w:r>
            </w:ins>
          </w:p>
        </w:tc>
      </w:tr>
      <w:tr w:rsidR="00F80139" w14:paraId="4730262D" w14:textId="77777777" w:rsidTr="17C25781">
        <w:trPr>
          <w:trHeight w:val="300"/>
        </w:trPr>
        <w:tc>
          <w:tcPr>
            <w:tcW w:w="2765" w:type="dxa"/>
          </w:tcPr>
          <w:p w14:paraId="47FE37A5" w14:textId="6288280B" w:rsidR="00F80139" w:rsidRDefault="00D23663" w:rsidP="17C25781">
            <w:r>
              <w:t>4.7.</w:t>
            </w:r>
            <w:r w:rsidR="00341B9E">
              <w:t>7</w:t>
            </w:r>
          </w:p>
        </w:tc>
        <w:tc>
          <w:tcPr>
            <w:tcW w:w="2765" w:type="dxa"/>
          </w:tcPr>
          <w:p w14:paraId="7EA98A95" w14:textId="6794ECB8" w:rsidR="00F80139" w:rsidRPr="17C25781" w:rsidRDefault="0043391C" w:rsidP="17C25781">
            <w:r w:rsidRPr="0043391C">
              <w:t>notifications</w:t>
            </w:r>
          </w:p>
        </w:tc>
        <w:tc>
          <w:tcPr>
            <w:tcW w:w="2765" w:type="dxa"/>
          </w:tcPr>
          <w:p w14:paraId="49366792" w14:textId="1649FF68" w:rsidR="00F80139" w:rsidRDefault="00F65FF6" w:rsidP="17C25781">
            <w:ins w:id="76" w:author="HETVEE RABARA" w:date="2026-03-22T21:42:00Z">
              <w:r>
                <w:t>16</w:t>
              </w:r>
            </w:ins>
          </w:p>
        </w:tc>
      </w:tr>
      <w:tr w:rsidR="00F80139" w14:paraId="32582B4C" w14:textId="77777777" w:rsidTr="17C25781">
        <w:trPr>
          <w:trHeight w:val="300"/>
        </w:trPr>
        <w:tc>
          <w:tcPr>
            <w:tcW w:w="2765" w:type="dxa"/>
          </w:tcPr>
          <w:p w14:paraId="7D041FDD" w14:textId="7BCD4989" w:rsidR="00F80139" w:rsidRDefault="00341B9E" w:rsidP="17C25781">
            <w:r>
              <w:t>4.7.8</w:t>
            </w:r>
          </w:p>
        </w:tc>
        <w:tc>
          <w:tcPr>
            <w:tcW w:w="2765" w:type="dxa"/>
          </w:tcPr>
          <w:p w14:paraId="22474DEF" w14:textId="7256450B" w:rsidR="00F80139" w:rsidRPr="17C25781" w:rsidRDefault="0043391C" w:rsidP="17C25781">
            <w:proofErr w:type="spellStart"/>
            <w:r w:rsidRPr="0043391C">
              <w:t>notification_target_student_ids</w:t>
            </w:r>
            <w:proofErr w:type="spellEnd"/>
          </w:p>
        </w:tc>
        <w:tc>
          <w:tcPr>
            <w:tcW w:w="2765" w:type="dxa"/>
          </w:tcPr>
          <w:p w14:paraId="24858BFD" w14:textId="0C32F343" w:rsidR="00F80139" w:rsidRDefault="00F65FF6" w:rsidP="17C25781">
            <w:ins w:id="77" w:author="HETVEE RABARA" w:date="2026-03-22T21:42:00Z">
              <w:r>
                <w:t>16</w:t>
              </w:r>
            </w:ins>
          </w:p>
        </w:tc>
      </w:tr>
      <w:tr w:rsidR="00F80139" w14:paraId="119C7A3A" w14:textId="77777777" w:rsidTr="17C25781">
        <w:trPr>
          <w:trHeight w:val="300"/>
        </w:trPr>
        <w:tc>
          <w:tcPr>
            <w:tcW w:w="2765" w:type="dxa"/>
          </w:tcPr>
          <w:p w14:paraId="5A96BAF3" w14:textId="19EA7428" w:rsidR="00F80139" w:rsidRDefault="00341B9E" w:rsidP="17C25781">
            <w:r>
              <w:t>4.7.9</w:t>
            </w:r>
          </w:p>
        </w:tc>
        <w:tc>
          <w:tcPr>
            <w:tcW w:w="2765" w:type="dxa"/>
          </w:tcPr>
          <w:p w14:paraId="638EF309" w14:textId="579DE8A1" w:rsidR="00F80139" w:rsidRPr="17C25781" w:rsidRDefault="0043391C" w:rsidP="17C25781">
            <w:proofErr w:type="spellStart"/>
            <w:r w:rsidRPr="0043391C">
              <w:t>notification_starred_by_student_ids</w:t>
            </w:r>
            <w:proofErr w:type="spellEnd"/>
          </w:p>
        </w:tc>
        <w:tc>
          <w:tcPr>
            <w:tcW w:w="2765" w:type="dxa"/>
          </w:tcPr>
          <w:p w14:paraId="7E0E9CA6" w14:textId="4211F074" w:rsidR="00F80139" w:rsidRDefault="00DA1C49" w:rsidP="17C25781">
            <w:ins w:id="78" w:author="HETVEE RABARA" w:date="2026-03-22T21:42:00Z">
              <w:r>
                <w:t>17</w:t>
              </w:r>
            </w:ins>
          </w:p>
        </w:tc>
      </w:tr>
      <w:tr w:rsidR="00F80139" w14:paraId="3D803F34" w14:textId="77777777" w:rsidTr="17C25781">
        <w:trPr>
          <w:trHeight w:val="300"/>
        </w:trPr>
        <w:tc>
          <w:tcPr>
            <w:tcW w:w="2765" w:type="dxa"/>
          </w:tcPr>
          <w:p w14:paraId="30EA5D00" w14:textId="04E5BA6F" w:rsidR="00F80139" w:rsidRDefault="00341B9E" w:rsidP="17C25781">
            <w:r>
              <w:t>4.7.10</w:t>
            </w:r>
          </w:p>
        </w:tc>
        <w:tc>
          <w:tcPr>
            <w:tcW w:w="2765" w:type="dxa"/>
          </w:tcPr>
          <w:p w14:paraId="29FE9F0F" w14:textId="288535D8" w:rsidR="00F80139" w:rsidRPr="17C25781" w:rsidRDefault="0028511C" w:rsidP="17C25781">
            <w:r w:rsidRPr="0028511C">
              <w:t>applications</w:t>
            </w:r>
          </w:p>
        </w:tc>
        <w:tc>
          <w:tcPr>
            <w:tcW w:w="2765" w:type="dxa"/>
          </w:tcPr>
          <w:p w14:paraId="2828BA4F" w14:textId="20D9267C" w:rsidR="00F80139" w:rsidRDefault="00DA1C49" w:rsidP="17C25781">
            <w:ins w:id="79" w:author="HETVEE RABARA" w:date="2026-03-22T21:42:00Z">
              <w:r>
                <w:t>17</w:t>
              </w:r>
            </w:ins>
          </w:p>
        </w:tc>
      </w:tr>
    </w:tbl>
    <w:p w14:paraId="336228BF" w14:textId="75CF9916" w:rsidR="0061789F" w:rsidRDefault="0061789F" w:rsidP="00341B9E"/>
    <w:p w14:paraId="60F35BCF" w14:textId="38DFE470" w:rsidR="0061789F" w:rsidRDefault="0061789F" w:rsidP="17C25781">
      <w:pPr>
        <w:jc w:val="center"/>
      </w:pPr>
    </w:p>
    <w:p w14:paraId="544CE3DB" w14:textId="627EAADB" w:rsidR="0061789F" w:rsidRPr="00877091" w:rsidRDefault="17C25781" w:rsidP="17C25781">
      <w:pPr>
        <w:jc w:val="center"/>
        <w:rPr>
          <w:b/>
          <w:bCs/>
          <w:sz w:val="32"/>
          <w:szCs w:val="32"/>
          <w:u w:val="single"/>
        </w:rPr>
      </w:pPr>
      <w:r w:rsidRPr="00877091">
        <w:rPr>
          <w:b/>
          <w:bCs/>
          <w:sz w:val="32"/>
          <w:szCs w:val="32"/>
          <w:u w:val="single"/>
        </w:rPr>
        <w:t>LIST OF FIGURES</w:t>
      </w:r>
    </w:p>
    <w:p w14:paraId="38D405D5" w14:textId="0CD309B0" w:rsidR="0061789F" w:rsidRDefault="0061789F" w:rsidP="17C25781">
      <w:pPr>
        <w:jc w:val="center"/>
      </w:pPr>
    </w:p>
    <w:tbl>
      <w:tblPr>
        <w:tblStyle w:val="TableGrid"/>
        <w:tblW w:w="0" w:type="auto"/>
        <w:tblLook w:val="06A0" w:firstRow="1" w:lastRow="0" w:firstColumn="1" w:lastColumn="0" w:noHBand="1" w:noVBand="1"/>
      </w:tblPr>
      <w:tblGrid>
        <w:gridCol w:w="2765"/>
        <w:gridCol w:w="2765"/>
        <w:gridCol w:w="2765"/>
      </w:tblGrid>
      <w:tr w:rsidR="17C25781" w14:paraId="56D68D17" w14:textId="77777777" w:rsidTr="17C25781">
        <w:trPr>
          <w:trHeight w:val="300"/>
        </w:trPr>
        <w:tc>
          <w:tcPr>
            <w:tcW w:w="2765" w:type="dxa"/>
          </w:tcPr>
          <w:p w14:paraId="63BD8B11" w14:textId="5D728FBD" w:rsidR="17C25781" w:rsidRDefault="17C25781" w:rsidP="17C25781">
            <w:r>
              <w:t>No.</w:t>
            </w:r>
          </w:p>
        </w:tc>
        <w:tc>
          <w:tcPr>
            <w:tcW w:w="2765" w:type="dxa"/>
          </w:tcPr>
          <w:p w14:paraId="7B56BD8C" w14:textId="6905B96D" w:rsidR="17C25781" w:rsidRDefault="17C25781" w:rsidP="17C25781">
            <w:r>
              <w:t>Name</w:t>
            </w:r>
          </w:p>
        </w:tc>
        <w:tc>
          <w:tcPr>
            <w:tcW w:w="2765" w:type="dxa"/>
          </w:tcPr>
          <w:p w14:paraId="180EF948" w14:textId="0022D4F2" w:rsidR="17C25781" w:rsidRDefault="17C25781" w:rsidP="17C25781">
            <w:r>
              <w:t>Page No.</w:t>
            </w:r>
          </w:p>
        </w:tc>
      </w:tr>
      <w:tr w:rsidR="17C25781" w14:paraId="1F608E97" w14:textId="77777777" w:rsidTr="17C25781">
        <w:trPr>
          <w:trHeight w:val="300"/>
        </w:trPr>
        <w:tc>
          <w:tcPr>
            <w:tcW w:w="2765" w:type="dxa"/>
          </w:tcPr>
          <w:p w14:paraId="1362FA40" w14:textId="134EAF53" w:rsidR="17C25781" w:rsidRDefault="17C25781" w:rsidP="17C25781">
            <w:r>
              <w:t>Fig 4.1</w:t>
            </w:r>
          </w:p>
        </w:tc>
        <w:tc>
          <w:tcPr>
            <w:tcW w:w="2765" w:type="dxa"/>
          </w:tcPr>
          <w:p w14:paraId="46DE2843" w14:textId="014D46E5" w:rsidR="17C25781" w:rsidRDefault="17C25781" w:rsidP="17C25781">
            <w:r>
              <w:t>Class Diagram</w:t>
            </w:r>
          </w:p>
        </w:tc>
        <w:tc>
          <w:tcPr>
            <w:tcW w:w="2765" w:type="dxa"/>
          </w:tcPr>
          <w:p w14:paraId="644225D0" w14:textId="2BF47EE4" w:rsidR="17C25781" w:rsidRDefault="17C25781" w:rsidP="17C25781">
            <w:r>
              <w:t>1</w:t>
            </w:r>
            <w:ins w:id="80" w:author="HETVEE RABARA" w:date="2026-03-22T21:45:00Z">
              <w:r w:rsidR="00003818">
                <w:t>1</w:t>
              </w:r>
            </w:ins>
            <w:del w:id="81" w:author="HETVEE RABARA" w:date="2026-03-22T21:45:00Z">
              <w:r w:rsidDel="00003818">
                <w:delText>9</w:delText>
              </w:r>
            </w:del>
          </w:p>
        </w:tc>
      </w:tr>
      <w:tr w:rsidR="17C25781" w14:paraId="0BC84978" w14:textId="77777777" w:rsidTr="17C25781">
        <w:trPr>
          <w:trHeight w:val="300"/>
        </w:trPr>
        <w:tc>
          <w:tcPr>
            <w:tcW w:w="2765" w:type="dxa"/>
          </w:tcPr>
          <w:p w14:paraId="209C14FF" w14:textId="47F7A598" w:rsidR="17C25781" w:rsidRDefault="17C25781" w:rsidP="17C25781">
            <w:r>
              <w:t>Fig 4.2</w:t>
            </w:r>
          </w:p>
        </w:tc>
        <w:tc>
          <w:tcPr>
            <w:tcW w:w="2765" w:type="dxa"/>
          </w:tcPr>
          <w:p w14:paraId="01B4A774" w14:textId="19EEF45A" w:rsidR="17C25781" w:rsidRDefault="17C25781" w:rsidP="17C25781">
            <w:r>
              <w:t>Use case Diagram</w:t>
            </w:r>
          </w:p>
        </w:tc>
        <w:tc>
          <w:tcPr>
            <w:tcW w:w="2765" w:type="dxa"/>
          </w:tcPr>
          <w:p w14:paraId="1AAE3783" w14:textId="34E4156D" w:rsidR="17C25781" w:rsidRDefault="0089086F" w:rsidP="17C25781">
            <w:ins w:id="82" w:author="HETVEE RABARA" w:date="2026-03-22T21:45:00Z">
              <w:r>
                <w:t>18</w:t>
              </w:r>
            </w:ins>
            <w:del w:id="83" w:author="HETVEE RABARA" w:date="2026-03-22T21:45:00Z">
              <w:r w:rsidR="17C25781" w:rsidDel="00003818">
                <w:delText>22</w:delText>
              </w:r>
            </w:del>
          </w:p>
        </w:tc>
      </w:tr>
      <w:tr w:rsidR="00536BCA" w14:paraId="576780E9" w14:textId="77777777" w:rsidTr="17C25781">
        <w:trPr>
          <w:trHeight w:val="300"/>
        </w:trPr>
        <w:tc>
          <w:tcPr>
            <w:tcW w:w="2765" w:type="dxa"/>
          </w:tcPr>
          <w:p w14:paraId="5E542569" w14:textId="4AADF55C" w:rsidR="00536BCA" w:rsidRDefault="00455964" w:rsidP="17C25781">
            <w:r>
              <w:t>Fig 7.1</w:t>
            </w:r>
          </w:p>
        </w:tc>
        <w:tc>
          <w:tcPr>
            <w:tcW w:w="2765" w:type="dxa"/>
          </w:tcPr>
          <w:p w14:paraId="5D2C1332" w14:textId="1F269B86" w:rsidR="00536BCA" w:rsidRDefault="00455964" w:rsidP="00455964">
            <w:r w:rsidRPr="000A01BE">
              <w:t>Sign In Page</w:t>
            </w:r>
          </w:p>
        </w:tc>
        <w:tc>
          <w:tcPr>
            <w:tcW w:w="2765" w:type="dxa"/>
          </w:tcPr>
          <w:p w14:paraId="7EE94E23" w14:textId="5D0B2418" w:rsidR="00455964" w:rsidRDefault="0089086F" w:rsidP="17C25781">
            <w:ins w:id="84" w:author="HETVEE RABARA" w:date="2026-03-22T21:46:00Z">
              <w:r>
                <w:t>24</w:t>
              </w:r>
            </w:ins>
          </w:p>
        </w:tc>
      </w:tr>
      <w:tr w:rsidR="00455964" w14:paraId="793A52C0" w14:textId="77777777" w:rsidTr="17C25781">
        <w:trPr>
          <w:trHeight w:val="300"/>
        </w:trPr>
        <w:tc>
          <w:tcPr>
            <w:tcW w:w="2765" w:type="dxa"/>
          </w:tcPr>
          <w:p w14:paraId="17726C02" w14:textId="15595B09" w:rsidR="00455964" w:rsidRDefault="00455964" w:rsidP="17C25781">
            <w:r>
              <w:t>Fig 7.2</w:t>
            </w:r>
          </w:p>
        </w:tc>
        <w:tc>
          <w:tcPr>
            <w:tcW w:w="2765" w:type="dxa"/>
          </w:tcPr>
          <w:p w14:paraId="1BA647D2" w14:textId="70D42F65" w:rsidR="00455964" w:rsidRDefault="00455964" w:rsidP="17C25781">
            <w:r w:rsidRPr="0080582B">
              <w:t>Create Account Page</w:t>
            </w:r>
          </w:p>
        </w:tc>
        <w:tc>
          <w:tcPr>
            <w:tcW w:w="2765" w:type="dxa"/>
          </w:tcPr>
          <w:p w14:paraId="551DF484" w14:textId="06747571" w:rsidR="00455964" w:rsidRDefault="0089086F" w:rsidP="17C25781">
            <w:ins w:id="85" w:author="HETVEE RABARA" w:date="2026-03-22T21:46:00Z">
              <w:r>
                <w:t>25</w:t>
              </w:r>
            </w:ins>
          </w:p>
        </w:tc>
      </w:tr>
      <w:tr w:rsidR="00455964" w14:paraId="3969DF38" w14:textId="77777777" w:rsidTr="17C25781">
        <w:trPr>
          <w:trHeight w:val="300"/>
        </w:trPr>
        <w:tc>
          <w:tcPr>
            <w:tcW w:w="2765" w:type="dxa"/>
          </w:tcPr>
          <w:p w14:paraId="51C7EADD" w14:textId="55341A4F" w:rsidR="00455964" w:rsidRDefault="00455964" w:rsidP="17C25781">
            <w:r>
              <w:t>Fig 7.3</w:t>
            </w:r>
          </w:p>
        </w:tc>
        <w:tc>
          <w:tcPr>
            <w:tcW w:w="2765" w:type="dxa"/>
          </w:tcPr>
          <w:p w14:paraId="7D8A0B34" w14:textId="071FB0C8" w:rsidR="00455964" w:rsidRDefault="00455964" w:rsidP="17C25781">
            <w:r w:rsidRPr="0080582B">
              <w:t>TPO Account Registration Page</w:t>
            </w:r>
          </w:p>
        </w:tc>
        <w:tc>
          <w:tcPr>
            <w:tcW w:w="2765" w:type="dxa"/>
          </w:tcPr>
          <w:p w14:paraId="33DCD1D0" w14:textId="312F2A50" w:rsidR="00455964" w:rsidRDefault="0089086F" w:rsidP="17C25781">
            <w:ins w:id="86" w:author="HETVEE RABARA" w:date="2026-03-22T21:46:00Z">
              <w:r>
                <w:t>26</w:t>
              </w:r>
            </w:ins>
          </w:p>
        </w:tc>
      </w:tr>
      <w:tr w:rsidR="00455964" w14:paraId="68093DC8" w14:textId="77777777" w:rsidTr="17C25781">
        <w:trPr>
          <w:trHeight w:val="300"/>
        </w:trPr>
        <w:tc>
          <w:tcPr>
            <w:tcW w:w="2765" w:type="dxa"/>
          </w:tcPr>
          <w:p w14:paraId="69A75F43" w14:textId="6F721C56" w:rsidR="00455964" w:rsidRDefault="00455964" w:rsidP="17C25781">
            <w:r>
              <w:t>Fig 7.4</w:t>
            </w:r>
          </w:p>
        </w:tc>
        <w:tc>
          <w:tcPr>
            <w:tcW w:w="2765" w:type="dxa"/>
          </w:tcPr>
          <w:p w14:paraId="54FE7A82" w14:textId="0D6A6740" w:rsidR="00455964" w:rsidRDefault="00274DCA" w:rsidP="17C25781">
            <w:r w:rsidRPr="0080582B">
              <w:t>OTP Verification Page</w:t>
            </w:r>
          </w:p>
        </w:tc>
        <w:tc>
          <w:tcPr>
            <w:tcW w:w="2765" w:type="dxa"/>
          </w:tcPr>
          <w:p w14:paraId="41AEC004" w14:textId="65F26AE5" w:rsidR="00455964" w:rsidRDefault="0089086F" w:rsidP="17C25781">
            <w:ins w:id="87" w:author="HETVEE RABARA" w:date="2026-03-22T21:46:00Z">
              <w:r>
                <w:t>27</w:t>
              </w:r>
            </w:ins>
          </w:p>
        </w:tc>
      </w:tr>
      <w:tr w:rsidR="00455964" w14:paraId="4B590F8B" w14:textId="77777777" w:rsidTr="17C25781">
        <w:trPr>
          <w:trHeight w:val="300"/>
        </w:trPr>
        <w:tc>
          <w:tcPr>
            <w:tcW w:w="2765" w:type="dxa"/>
          </w:tcPr>
          <w:p w14:paraId="619CC54C" w14:textId="1A8D593D" w:rsidR="00455964" w:rsidRDefault="00455964" w:rsidP="17C25781">
            <w:r>
              <w:t>Fig 7.5</w:t>
            </w:r>
          </w:p>
        </w:tc>
        <w:tc>
          <w:tcPr>
            <w:tcW w:w="2765" w:type="dxa"/>
          </w:tcPr>
          <w:p w14:paraId="5649F124" w14:textId="695E48F6" w:rsidR="00455964" w:rsidRDefault="00274DCA" w:rsidP="17C25781">
            <w:r w:rsidRPr="00404727">
              <w:t>Student Dashboard Page</w:t>
            </w:r>
          </w:p>
        </w:tc>
        <w:tc>
          <w:tcPr>
            <w:tcW w:w="2765" w:type="dxa"/>
          </w:tcPr>
          <w:p w14:paraId="6DB4C792" w14:textId="34844BC8" w:rsidR="00455964" w:rsidRDefault="00D60B11" w:rsidP="17C25781">
            <w:ins w:id="88" w:author="HETVEE RABARA" w:date="2026-03-22T21:46:00Z">
              <w:r>
                <w:t>27</w:t>
              </w:r>
            </w:ins>
          </w:p>
        </w:tc>
      </w:tr>
      <w:tr w:rsidR="00455964" w14:paraId="7733A434" w14:textId="77777777" w:rsidTr="17C25781">
        <w:trPr>
          <w:trHeight w:val="300"/>
        </w:trPr>
        <w:tc>
          <w:tcPr>
            <w:tcW w:w="2765" w:type="dxa"/>
          </w:tcPr>
          <w:p w14:paraId="2840D4DE" w14:textId="77FA39C4" w:rsidR="00455964" w:rsidRDefault="00455964" w:rsidP="17C25781">
            <w:r>
              <w:t>Fig 7.6</w:t>
            </w:r>
          </w:p>
        </w:tc>
        <w:tc>
          <w:tcPr>
            <w:tcW w:w="2765" w:type="dxa"/>
          </w:tcPr>
          <w:p w14:paraId="5A3320FD" w14:textId="4165E0F9" w:rsidR="00455964" w:rsidRDefault="00274DCA" w:rsidP="17C25781">
            <w:r w:rsidRPr="0036233F">
              <w:t>Student Profile Page</w:t>
            </w:r>
          </w:p>
        </w:tc>
        <w:tc>
          <w:tcPr>
            <w:tcW w:w="2765" w:type="dxa"/>
          </w:tcPr>
          <w:p w14:paraId="768569AA" w14:textId="2CE2174F" w:rsidR="00455964" w:rsidRDefault="00D60B11" w:rsidP="17C25781">
            <w:ins w:id="89" w:author="HETVEE RABARA" w:date="2026-03-22T21:46:00Z">
              <w:r>
                <w:t>28</w:t>
              </w:r>
            </w:ins>
          </w:p>
        </w:tc>
      </w:tr>
      <w:tr w:rsidR="00455964" w14:paraId="3C2D90FC" w14:textId="77777777" w:rsidTr="17C25781">
        <w:trPr>
          <w:trHeight w:val="300"/>
        </w:trPr>
        <w:tc>
          <w:tcPr>
            <w:tcW w:w="2765" w:type="dxa"/>
          </w:tcPr>
          <w:p w14:paraId="7B93E8AE" w14:textId="332E1502" w:rsidR="00455964" w:rsidRDefault="00455964" w:rsidP="17C25781">
            <w:r>
              <w:t>Fig 7.7</w:t>
            </w:r>
          </w:p>
        </w:tc>
        <w:tc>
          <w:tcPr>
            <w:tcW w:w="2765" w:type="dxa"/>
          </w:tcPr>
          <w:p w14:paraId="745258B7" w14:textId="0DB92650" w:rsidR="00455964" w:rsidRDefault="00274DCA" w:rsidP="17C25781">
            <w:r w:rsidRPr="0036233F">
              <w:t>My Job Applications Page</w:t>
            </w:r>
          </w:p>
        </w:tc>
        <w:tc>
          <w:tcPr>
            <w:tcW w:w="2765" w:type="dxa"/>
          </w:tcPr>
          <w:p w14:paraId="162247EA" w14:textId="2919C220" w:rsidR="00455964" w:rsidRDefault="007C774E" w:rsidP="17C25781">
            <w:ins w:id="90" w:author="HETVEE RABARA" w:date="2026-03-22T21:47:00Z">
              <w:r>
                <w:t>29</w:t>
              </w:r>
            </w:ins>
          </w:p>
        </w:tc>
      </w:tr>
      <w:tr w:rsidR="00455964" w14:paraId="79B8616D" w14:textId="77777777" w:rsidTr="17C25781">
        <w:trPr>
          <w:trHeight w:val="300"/>
        </w:trPr>
        <w:tc>
          <w:tcPr>
            <w:tcW w:w="2765" w:type="dxa"/>
          </w:tcPr>
          <w:p w14:paraId="54AFD519" w14:textId="3A02554C" w:rsidR="00455964" w:rsidRDefault="00455964" w:rsidP="17C25781">
            <w:r>
              <w:t>Fig 7.8</w:t>
            </w:r>
          </w:p>
        </w:tc>
        <w:tc>
          <w:tcPr>
            <w:tcW w:w="2765" w:type="dxa"/>
          </w:tcPr>
          <w:p w14:paraId="788F0FB9" w14:textId="304AEA48" w:rsidR="00455964" w:rsidRDefault="00274DCA" w:rsidP="17C25781">
            <w:r w:rsidRPr="0036233F">
              <w:t>About TPO Page</w:t>
            </w:r>
          </w:p>
        </w:tc>
        <w:tc>
          <w:tcPr>
            <w:tcW w:w="2765" w:type="dxa"/>
          </w:tcPr>
          <w:p w14:paraId="235B1EC6" w14:textId="12C73474" w:rsidR="00455964" w:rsidRDefault="007C774E" w:rsidP="17C25781">
            <w:ins w:id="91" w:author="HETVEE RABARA" w:date="2026-03-22T21:47:00Z">
              <w:r>
                <w:t>29</w:t>
              </w:r>
            </w:ins>
          </w:p>
        </w:tc>
      </w:tr>
      <w:tr w:rsidR="00455964" w14:paraId="0344459D" w14:textId="77777777" w:rsidTr="17C25781">
        <w:trPr>
          <w:trHeight w:val="300"/>
        </w:trPr>
        <w:tc>
          <w:tcPr>
            <w:tcW w:w="2765" w:type="dxa"/>
          </w:tcPr>
          <w:p w14:paraId="1AE2B243" w14:textId="561F594D" w:rsidR="00455964" w:rsidRDefault="00455964" w:rsidP="17C25781">
            <w:r>
              <w:t>Fig 7.9</w:t>
            </w:r>
          </w:p>
        </w:tc>
        <w:tc>
          <w:tcPr>
            <w:tcW w:w="2765" w:type="dxa"/>
          </w:tcPr>
          <w:p w14:paraId="05DD82CB" w14:textId="699E9980" w:rsidR="00455964" w:rsidRDefault="00274DCA" w:rsidP="17C25781">
            <w:r w:rsidRPr="0036233F">
              <w:t>Notifications and Placement Status Page</w:t>
            </w:r>
          </w:p>
        </w:tc>
        <w:tc>
          <w:tcPr>
            <w:tcW w:w="2765" w:type="dxa"/>
          </w:tcPr>
          <w:p w14:paraId="1DEF600B" w14:textId="09E1BE38" w:rsidR="00455964" w:rsidRDefault="007C774E" w:rsidP="17C25781">
            <w:ins w:id="92" w:author="HETVEE RABARA" w:date="2026-03-22T21:47:00Z">
              <w:r>
                <w:t>30</w:t>
              </w:r>
            </w:ins>
          </w:p>
        </w:tc>
      </w:tr>
      <w:tr w:rsidR="00455964" w14:paraId="017CC5B6" w14:textId="77777777" w:rsidTr="17C25781">
        <w:trPr>
          <w:trHeight w:val="300"/>
        </w:trPr>
        <w:tc>
          <w:tcPr>
            <w:tcW w:w="2765" w:type="dxa"/>
          </w:tcPr>
          <w:p w14:paraId="177B1132" w14:textId="3FFF3A8D" w:rsidR="00455964" w:rsidRDefault="00455964" w:rsidP="17C25781">
            <w:r>
              <w:t>Fig 7.10</w:t>
            </w:r>
          </w:p>
        </w:tc>
        <w:tc>
          <w:tcPr>
            <w:tcW w:w="2765" w:type="dxa"/>
          </w:tcPr>
          <w:p w14:paraId="674F6AED" w14:textId="51E9D0AE" w:rsidR="00455964" w:rsidRDefault="00274DCA" w:rsidP="17C25781">
            <w:r w:rsidRPr="00B0647C">
              <w:t>TPO Analytics Dashboard</w:t>
            </w:r>
          </w:p>
        </w:tc>
        <w:tc>
          <w:tcPr>
            <w:tcW w:w="2765" w:type="dxa"/>
          </w:tcPr>
          <w:p w14:paraId="6CC5F60A" w14:textId="3FD25DD3" w:rsidR="00455964" w:rsidRDefault="007C774E" w:rsidP="17C25781">
            <w:ins w:id="93" w:author="HETVEE RABARA" w:date="2026-03-22T21:47:00Z">
              <w:r>
                <w:t>30</w:t>
              </w:r>
            </w:ins>
          </w:p>
        </w:tc>
      </w:tr>
      <w:tr w:rsidR="00455964" w14:paraId="5DD7CDA4" w14:textId="77777777" w:rsidTr="17C25781">
        <w:trPr>
          <w:trHeight w:val="300"/>
        </w:trPr>
        <w:tc>
          <w:tcPr>
            <w:tcW w:w="2765" w:type="dxa"/>
          </w:tcPr>
          <w:p w14:paraId="5199B502" w14:textId="1297AE88" w:rsidR="00455964" w:rsidRDefault="00455964" w:rsidP="17C25781">
            <w:r>
              <w:t>Fig 7.11</w:t>
            </w:r>
          </w:p>
        </w:tc>
        <w:tc>
          <w:tcPr>
            <w:tcW w:w="2765" w:type="dxa"/>
          </w:tcPr>
          <w:p w14:paraId="10C1E432" w14:textId="228C952E" w:rsidR="00455964" w:rsidRDefault="00274DCA" w:rsidP="17C25781">
            <w:r w:rsidRPr="00AC45A2">
              <w:t>Student Management Page</w:t>
            </w:r>
          </w:p>
        </w:tc>
        <w:tc>
          <w:tcPr>
            <w:tcW w:w="2765" w:type="dxa"/>
          </w:tcPr>
          <w:p w14:paraId="795C1D2A" w14:textId="61FC8FAB" w:rsidR="00455964" w:rsidRDefault="007C774E" w:rsidP="17C25781">
            <w:ins w:id="94" w:author="HETVEE RABARA" w:date="2026-03-22T21:47:00Z">
              <w:r>
                <w:t>31</w:t>
              </w:r>
            </w:ins>
          </w:p>
        </w:tc>
      </w:tr>
      <w:tr w:rsidR="00455964" w14:paraId="1D82EF89" w14:textId="77777777" w:rsidTr="17C25781">
        <w:trPr>
          <w:trHeight w:val="300"/>
        </w:trPr>
        <w:tc>
          <w:tcPr>
            <w:tcW w:w="2765" w:type="dxa"/>
          </w:tcPr>
          <w:p w14:paraId="12AC1A68" w14:textId="7C697E17" w:rsidR="00455964" w:rsidRDefault="00455964" w:rsidP="17C25781">
            <w:r>
              <w:t>Fig 7.12</w:t>
            </w:r>
          </w:p>
        </w:tc>
        <w:tc>
          <w:tcPr>
            <w:tcW w:w="2765" w:type="dxa"/>
          </w:tcPr>
          <w:p w14:paraId="6F7DB5EF" w14:textId="76E23D21" w:rsidR="00455964" w:rsidRDefault="00274DCA" w:rsidP="17C25781">
            <w:r w:rsidRPr="00450753">
              <w:t>Resume Insights &amp; TPO Feedback Page</w:t>
            </w:r>
          </w:p>
        </w:tc>
        <w:tc>
          <w:tcPr>
            <w:tcW w:w="2765" w:type="dxa"/>
          </w:tcPr>
          <w:p w14:paraId="44B98DD5" w14:textId="6030A8C8" w:rsidR="00455964" w:rsidRDefault="00D84A26" w:rsidP="17C25781">
            <w:ins w:id="95" w:author="HETVEE RABARA" w:date="2026-03-22T21:47:00Z">
              <w:r>
                <w:t>32</w:t>
              </w:r>
            </w:ins>
          </w:p>
        </w:tc>
      </w:tr>
      <w:tr w:rsidR="00455964" w14:paraId="606AA4B8" w14:textId="77777777" w:rsidTr="17C25781">
        <w:trPr>
          <w:trHeight w:val="300"/>
        </w:trPr>
        <w:tc>
          <w:tcPr>
            <w:tcW w:w="2765" w:type="dxa"/>
          </w:tcPr>
          <w:p w14:paraId="62D3A8FE" w14:textId="7282781F" w:rsidR="00455964" w:rsidRDefault="00455964" w:rsidP="17C25781">
            <w:r>
              <w:t>Fig 7.13</w:t>
            </w:r>
          </w:p>
        </w:tc>
        <w:tc>
          <w:tcPr>
            <w:tcW w:w="2765" w:type="dxa"/>
          </w:tcPr>
          <w:p w14:paraId="6D071301" w14:textId="351797CF" w:rsidR="00455964" w:rsidRDefault="00274DCA" w:rsidP="17C25781">
            <w:r w:rsidRPr="00450753">
              <w:t>Create Notification Page</w:t>
            </w:r>
          </w:p>
        </w:tc>
        <w:tc>
          <w:tcPr>
            <w:tcW w:w="2765" w:type="dxa"/>
          </w:tcPr>
          <w:p w14:paraId="4370FB6F" w14:textId="23463B92" w:rsidR="00455964" w:rsidRDefault="00D84A26" w:rsidP="17C25781">
            <w:ins w:id="96" w:author="HETVEE RABARA" w:date="2026-03-22T21:47:00Z">
              <w:r>
                <w:t>32</w:t>
              </w:r>
            </w:ins>
          </w:p>
        </w:tc>
      </w:tr>
      <w:tr w:rsidR="00455964" w14:paraId="1298E627" w14:textId="77777777" w:rsidTr="17C25781">
        <w:trPr>
          <w:trHeight w:val="300"/>
        </w:trPr>
        <w:tc>
          <w:tcPr>
            <w:tcW w:w="2765" w:type="dxa"/>
          </w:tcPr>
          <w:p w14:paraId="3735F46E" w14:textId="3EA29543" w:rsidR="00455964" w:rsidRDefault="00455964" w:rsidP="17C25781">
            <w:r>
              <w:t>Fig 7.14</w:t>
            </w:r>
          </w:p>
        </w:tc>
        <w:tc>
          <w:tcPr>
            <w:tcW w:w="2765" w:type="dxa"/>
          </w:tcPr>
          <w:p w14:paraId="2BEEE665" w14:textId="48C90601" w:rsidR="00455964" w:rsidRDefault="00274DCA" w:rsidP="17C25781">
            <w:r w:rsidRPr="00450753">
              <w:t>Result Management Page</w:t>
            </w:r>
          </w:p>
        </w:tc>
        <w:tc>
          <w:tcPr>
            <w:tcW w:w="2765" w:type="dxa"/>
          </w:tcPr>
          <w:p w14:paraId="070980A5" w14:textId="2EA593B7" w:rsidR="00455964" w:rsidRDefault="00D84A26" w:rsidP="17C25781">
            <w:ins w:id="97" w:author="HETVEE RABARA" w:date="2026-03-22T21:47:00Z">
              <w:r>
                <w:t>33</w:t>
              </w:r>
            </w:ins>
          </w:p>
        </w:tc>
      </w:tr>
      <w:tr w:rsidR="00455964" w14:paraId="5D5F08B1" w14:textId="77777777" w:rsidTr="17C25781">
        <w:trPr>
          <w:trHeight w:val="300"/>
        </w:trPr>
        <w:tc>
          <w:tcPr>
            <w:tcW w:w="2765" w:type="dxa"/>
          </w:tcPr>
          <w:p w14:paraId="6C8A4A53" w14:textId="59DC4118" w:rsidR="00455964" w:rsidRDefault="00455964" w:rsidP="17C25781">
            <w:r>
              <w:t>Fig 7.15</w:t>
            </w:r>
          </w:p>
        </w:tc>
        <w:tc>
          <w:tcPr>
            <w:tcW w:w="2765" w:type="dxa"/>
          </w:tcPr>
          <w:p w14:paraId="10524FF6" w14:textId="4D5A02B1" w:rsidR="00455964" w:rsidRDefault="006A41BA" w:rsidP="17C25781">
            <w:r w:rsidRPr="00450753">
              <w:t>Placement Summary Page</w:t>
            </w:r>
          </w:p>
        </w:tc>
        <w:tc>
          <w:tcPr>
            <w:tcW w:w="2765" w:type="dxa"/>
          </w:tcPr>
          <w:p w14:paraId="40D242F2" w14:textId="7A27FCAE" w:rsidR="00455964" w:rsidRDefault="00D84A26" w:rsidP="17C25781">
            <w:ins w:id="98" w:author="HETVEE RABARA" w:date="2026-03-22T21:47:00Z">
              <w:r>
                <w:t>33</w:t>
              </w:r>
            </w:ins>
          </w:p>
        </w:tc>
      </w:tr>
    </w:tbl>
    <w:p w14:paraId="19961109" w14:textId="33334901" w:rsidR="00A96B5A" w:rsidRDefault="00A96B5A" w:rsidP="000B1D5F">
      <w:pPr>
        <w:jc w:val="center"/>
      </w:pPr>
    </w:p>
    <w:p w14:paraId="591ADFE9" w14:textId="77777777" w:rsidR="00894454" w:rsidRDefault="00894454" w:rsidP="000B1D5F">
      <w:pPr>
        <w:jc w:val="center"/>
      </w:pPr>
    </w:p>
    <w:p w14:paraId="025093F4" w14:textId="18AFE86C" w:rsidR="00A96B5A" w:rsidRDefault="00A96B5A" w:rsidP="000B1D5F">
      <w:pPr>
        <w:jc w:val="center"/>
      </w:pPr>
    </w:p>
    <w:p w14:paraId="15FAA43E" w14:textId="357DEA2B" w:rsidR="00A96B5A" w:rsidRDefault="00A96B5A" w:rsidP="000B1D5F">
      <w:pPr>
        <w:jc w:val="center"/>
      </w:pPr>
    </w:p>
    <w:p w14:paraId="4283F83E" w14:textId="77777777" w:rsidR="00894454" w:rsidRDefault="00894454" w:rsidP="000B1D5F">
      <w:pPr>
        <w:jc w:val="center"/>
        <w:sectPr w:rsidR="00894454" w:rsidSect="00EC0C6C">
          <w:headerReference w:type="default" r:id="rId11"/>
          <w:footerReference w:type="default" r:id="rId12"/>
          <w:pgSz w:w="11906" w:h="16838" w:code="9"/>
          <w:pgMar w:top="1440" w:right="1440" w:bottom="1440" w:left="2160" w:header="720" w:footer="720" w:gutter="0"/>
          <w:pgNumType w:fmt="lowerRoman" w:start="1"/>
          <w:cols w:space="720"/>
          <w:docGrid w:linePitch="360"/>
        </w:sectPr>
      </w:pPr>
    </w:p>
    <w:p w14:paraId="0062826D" w14:textId="770CD63E" w:rsidR="00826B6D" w:rsidRPr="009C370E" w:rsidRDefault="00826B6D" w:rsidP="000B1D5F">
      <w:pPr>
        <w:jc w:val="center"/>
        <w:rPr>
          <w:sz w:val="32"/>
          <w:szCs w:val="32"/>
        </w:rPr>
      </w:pPr>
    </w:p>
    <w:p w14:paraId="4E2100BB" w14:textId="3F647016" w:rsidR="00226806" w:rsidRPr="009C370E" w:rsidRDefault="051B5939" w:rsidP="00757669">
      <w:pPr>
        <w:pStyle w:val="Heading1"/>
        <w:rPr>
          <w:sz w:val="32"/>
          <w:szCs w:val="32"/>
        </w:rPr>
      </w:pPr>
      <w:bookmarkStart w:id="99" w:name="_Toc225089751"/>
      <w:r w:rsidRPr="009C370E">
        <w:rPr>
          <w:sz w:val="32"/>
          <w:szCs w:val="32"/>
        </w:rPr>
        <w:t>1.INTRODUCTION</w:t>
      </w:r>
      <w:bookmarkEnd w:id="99"/>
    </w:p>
    <w:p w14:paraId="651B54E2" w14:textId="77777777" w:rsidR="006C3F94" w:rsidRPr="006C3F94" w:rsidRDefault="006C3F94" w:rsidP="006C3F94">
      <w:pPr>
        <w:rPr>
          <w:b/>
          <w:bCs/>
          <w:sz w:val="32"/>
          <w:szCs w:val="32"/>
        </w:rPr>
      </w:pPr>
    </w:p>
    <w:p w14:paraId="0AE7FCC2" w14:textId="416CD469" w:rsidR="008E36BA" w:rsidRPr="006C3F94" w:rsidRDefault="0061789F" w:rsidP="008E5CD8">
      <w:pPr>
        <w:pStyle w:val="ListParagraph"/>
        <w:numPr>
          <w:ilvl w:val="1"/>
          <w:numId w:val="7"/>
        </w:numPr>
        <w:rPr>
          <w:b/>
          <w:bCs/>
          <w:sz w:val="28"/>
          <w:szCs w:val="28"/>
        </w:rPr>
      </w:pPr>
      <w:r w:rsidRPr="006C3F94">
        <w:rPr>
          <w:b/>
          <w:bCs/>
          <w:sz w:val="28"/>
          <w:szCs w:val="28"/>
        </w:rPr>
        <w:t>PROJECT DETAILS: BROAD SPECIFICATIONS OF THE WORK ENTRUSTED TO YOU.</w:t>
      </w:r>
    </w:p>
    <w:p w14:paraId="66A7D3C5" w14:textId="77777777" w:rsidR="009E5406" w:rsidRDefault="009E5406" w:rsidP="008E36BA"/>
    <w:p w14:paraId="605848CB" w14:textId="5D0E60F5" w:rsidR="00C01F40" w:rsidRPr="00D54E3F" w:rsidRDefault="00D54E3F" w:rsidP="00B316C2">
      <w:pPr>
        <w:ind w:left="720"/>
        <w:jc w:val="both"/>
        <w:rPr>
          <w:b/>
          <w:bCs/>
        </w:rPr>
      </w:pPr>
      <w:r>
        <w:rPr>
          <w:rStyle w:val="citation-211"/>
        </w:rPr>
        <w:t xml:space="preserve">The </w:t>
      </w:r>
      <w:r>
        <w:rPr>
          <w:rStyle w:val="citation-211"/>
          <w:b/>
          <w:bCs/>
        </w:rPr>
        <w:t>TPO &amp; Student Placement Management Portal</w:t>
      </w:r>
      <w:r>
        <w:rPr>
          <w:rStyle w:val="citation-211"/>
        </w:rPr>
        <w:t xml:space="preserve"> is a full-stack web application designed to automate the recruitment cycle in educational institutions</w:t>
      </w:r>
      <w:r>
        <w:t xml:space="preserve">. </w:t>
      </w:r>
      <w:r>
        <w:rPr>
          <w:rStyle w:val="citation-210"/>
        </w:rPr>
        <w:t>It provides a centralized database to manage users, companies, drives, applications, resumes, and notifications</w:t>
      </w:r>
      <w:r>
        <w:t>.</w:t>
      </w:r>
    </w:p>
    <w:p w14:paraId="3D08CB3B" w14:textId="1AE24B12" w:rsidR="00DB1F7B" w:rsidRDefault="00DB1F7B" w:rsidP="00B316C2">
      <w:pPr>
        <w:jc w:val="both"/>
        <w:rPr>
          <w:sz w:val="32"/>
          <w:szCs w:val="32"/>
        </w:rPr>
      </w:pPr>
    </w:p>
    <w:p w14:paraId="7971CA23" w14:textId="3BF1FCAC" w:rsidR="00DB1F7B" w:rsidRDefault="0070055F" w:rsidP="00DB1F7B">
      <w:pPr>
        <w:rPr>
          <w:b/>
          <w:bCs/>
          <w:sz w:val="28"/>
          <w:szCs w:val="28"/>
        </w:rPr>
      </w:pPr>
      <w:r>
        <w:rPr>
          <w:sz w:val="32"/>
          <w:szCs w:val="32"/>
        </w:rPr>
        <w:t xml:space="preserve">     </w:t>
      </w:r>
      <w:r w:rsidRPr="0070055F">
        <w:rPr>
          <w:b/>
          <w:bCs/>
          <w:sz w:val="28"/>
          <w:szCs w:val="28"/>
        </w:rPr>
        <w:t>1.2 PURPOSE</w:t>
      </w:r>
    </w:p>
    <w:p w14:paraId="22E5091C" w14:textId="6ECB1BD3" w:rsidR="00484222" w:rsidRDefault="00484222" w:rsidP="00DB1F7B">
      <w:pPr>
        <w:rPr>
          <w:b/>
          <w:bCs/>
          <w:sz w:val="28"/>
          <w:szCs w:val="28"/>
        </w:rPr>
      </w:pPr>
      <w:r>
        <w:rPr>
          <w:b/>
          <w:bCs/>
          <w:sz w:val="28"/>
          <w:szCs w:val="28"/>
        </w:rPr>
        <w:tab/>
      </w:r>
    </w:p>
    <w:p w14:paraId="00F755BB" w14:textId="1792A376" w:rsidR="00914E9F" w:rsidRPr="006C3F94" w:rsidRDefault="00914E9F" w:rsidP="00914E9F">
      <w:pPr>
        <w:ind w:left="720"/>
        <w:jc w:val="both"/>
      </w:pPr>
      <w:r w:rsidRPr="006C3F94">
        <w:t>A TPO Placement Management System is used to manage and automate the college placement process, including student data, job postings, registrations, and communication, making it faster, organized, and efficient.</w:t>
      </w:r>
    </w:p>
    <w:p w14:paraId="00D21C41" w14:textId="77777777" w:rsidR="00914E9F" w:rsidRPr="00914E9F" w:rsidRDefault="00914E9F" w:rsidP="00914E9F">
      <w:pPr>
        <w:jc w:val="both"/>
        <w:rPr>
          <w:sz w:val="28"/>
          <w:szCs w:val="28"/>
        </w:rPr>
      </w:pPr>
    </w:p>
    <w:p w14:paraId="73697B37" w14:textId="4EA7F7FE" w:rsidR="00484222" w:rsidRDefault="00095E60" w:rsidP="00095E60">
      <w:pPr>
        <w:rPr>
          <w:b/>
          <w:bCs/>
          <w:sz w:val="28"/>
          <w:szCs w:val="28"/>
        </w:rPr>
      </w:pPr>
      <w:r>
        <w:rPr>
          <w:b/>
          <w:bCs/>
          <w:sz w:val="28"/>
          <w:szCs w:val="28"/>
        </w:rPr>
        <w:t xml:space="preserve">      </w:t>
      </w:r>
      <w:r w:rsidR="00802D38">
        <w:rPr>
          <w:b/>
          <w:bCs/>
          <w:sz w:val="28"/>
          <w:szCs w:val="28"/>
        </w:rPr>
        <w:t>1.3</w:t>
      </w:r>
      <w:r>
        <w:rPr>
          <w:b/>
          <w:bCs/>
          <w:sz w:val="28"/>
          <w:szCs w:val="28"/>
        </w:rPr>
        <w:t xml:space="preserve"> SCOPE</w:t>
      </w:r>
    </w:p>
    <w:p w14:paraId="5FE3BC77" w14:textId="77777777" w:rsidR="00B54316" w:rsidRPr="006C3F94" w:rsidRDefault="00095E60" w:rsidP="006C3F94">
      <w:pPr>
        <w:pStyle w:val="NormalWeb"/>
        <w:spacing w:before="0" w:beforeAutospacing="0" w:after="0" w:afterAutospacing="0"/>
        <w:jc w:val="both"/>
      </w:pPr>
      <w:r>
        <w:rPr>
          <w:b/>
          <w:bCs/>
          <w:sz w:val="28"/>
          <w:szCs w:val="28"/>
        </w:rPr>
        <w:tab/>
      </w:r>
      <w:r w:rsidR="00B54316" w:rsidRPr="006C3F94">
        <w:t>The system is divided into two distinct portals:</w:t>
      </w:r>
    </w:p>
    <w:p w14:paraId="23D82DCC" w14:textId="7D651266" w:rsidR="00823242" w:rsidRPr="006C3F94" w:rsidRDefault="00B54316" w:rsidP="006C3F94">
      <w:pPr>
        <w:pStyle w:val="NormalWeb"/>
        <w:numPr>
          <w:ilvl w:val="0"/>
          <w:numId w:val="8"/>
        </w:numPr>
        <w:spacing w:before="0" w:beforeAutospacing="0" w:after="0" w:afterAutospacing="0"/>
        <w:jc w:val="both"/>
      </w:pPr>
      <w:r w:rsidRPr="006C3F94">
        <w:rPr>
          <w:rStyle w:val="citation-207"/>
          <w:b/>
          <w:bCs/>
        </w:rPr>
        <w:t>TPO/Admin Portal:</w:t>
      </w:r>
      <w:r w:rsidRPr="006C3F94">
        <w:rPr>
          <w:rStyle w:val="citation-207"/>
        </w:rPr>
        <w:t xml:space="preserve"> Focused on branch-specific management, company creation, and shortlisting </w:t>
      </w:r>
      <w:r w:rsidRPr="006C3F94">
        <w:t>.</w:t>
      </w:r>
    </w:p>
    <w:p w14:paraId="362AEC49" w14:textId="77777777" w:rsidR="00B54316" w:rsidRPr="006C3F94" w:rsidRDefault="00B54316" w:rsidP="006C3F94">
      <w:pPr>
        <w:pStyle w:val="NormalWeb"/>
        <w:numPr>
          <w:ilvl w:val="0"/>
          <w:numId w:val="8"/>
        </w:numPr>
        <w:spacing w:before="0" w:beforeAutospacing="0" w:after="0" w:afterAutospacing="0"/>
        <w:jc w:val="both"/>
      </w:pPr>
      <w:r w:rsidRPr="006C3F94">
        <w:rPr>
          <w:rStyle w:val="citation-206"/>
          <w:rFonts w:eastAsiaTheme="majorEastAsia"/>
          <w:b/>
          <w:bCs/>
        </w:rPr>
        <w:t>Student Portal:</w:t>
      </w:r>
      <w:r w:rsidRPr="006C3F94">
        <w:rPr>
          <w:rStyle w:val="citation-206"/>
          <w:rFonts w:eastAsiaTheme="majorEastAsia"/>
        </w:rPr>
        <w:t xml:space="preserve"> Focused on profile management, resume uploads, and tracking drive statuses </w:t>
      </w:r>
      <w:r w:rsidRPr="006C3F94">
        <w:t>.</w:t>
      </w:r>
    </w:p>
    <w:p w14:paraId="191A891B" w14:textId="27B77919" w:rsidR="00095E60" w:rsidRDefault="00095E60" w:rsidP="00B316C2">
      <w:pPr>
        <w:jc w:val="both"/>
        <w:rPr>
          <w:b/>
          <w:bCs/>
          <w:sz w:val="28"/>
          <w:szCs w:val="28"/>
        </w:rPr>
      </w:pPr>
    </w:p>
    <w:p w14:paraId="2F3DB837" w14:textId="77777777" w:rsidR="006C57A9" w:rsidRDefault="00B54316" w:rsidP="006C57A9">
      <w:pPr>
        <w:rPr>
          <w:b/>
          <w:bCs/>
          <w:sz w:val="28"/>
          <w:szCs w:val="28"/>
        </w:rPr>
      </w:pPr>
      <w:r>
        <w:rPr>
          <w:b/>
          <w:bCs/>
          <w:sz w:val="28"/>
          <w:szCs w:val="28"/>
        </w:rPr>
        <w:t xml:space="preserve">       1.4 OBJECTIVE</w:t>
      </w:r>
    </w:p>
    <w:p w14:paraId="7115D2D9" w14:textId="19460BC1" w:rsidR="00EC0421" w:rsidRPr="006C57A9" w:rsidRDefault="00EC0421" w:rsidP="00B72C4F">
      <w:pPr>
        <w:ind w:left="720"/>
        <w:rPr>
          <w:b/>
          <w:bCs/>
          <w:sz w:val="28"/>
          <w:szCs w:val="28"/>
        </w:rPr>
      </w:pPr>
      <w:r>
        <w:rPr>
          <w:rFonts w:hAnsi="Symbol"/>
        </w:rPr>
        <w:t></w:t>
      </w:r>
      <w:r>
        <w:t xml:space="preserve">  </w:t>
      </w:r>
      <w:r>
        <w:rPr>
          <w:b/>
          <w:bCs/>
        </w:rPr>
        <w:t>Centralized Student Profiling:</w:t>
      </w:r>
      <w:r>
        <w:t xml:space="preserve"> To allow students to maintain a digital academic identity, including real-time CPI tracking, technical skill sets, and verified resume uploads (as seen in the </w:t>
      </w:r>
      <w:r>
        <w:rPr>
          <w:i/>
          <w:iCs/>
        </w:rPr>
        <w:t>Profile</w:t>
      </w:r>
      <w:r>
        <w:t xml:space="preserve"> and </w:t>
      </w:r>
      <w:r>
        <w:rPr>
          <w:i/>
          <w:iCs/>
        </w:rPr>
        <w:t>Registration</w:t>
      </w:r>
      <w:r>
        <w:t xml:space="preserve"> screens).</w:t>
      </w:r>
    </w:p>
    <w:p w14:paraId="6D46B422" w14:textId="77777777" w:rsidR="00EC0421" w:rsidRDefault="00EC0421" w:rsidP="009E2871">
      <w:pPr>
        <w:pStyle w:val="NormalWeb"/>
        <w:ind w:left="720"/>
        <w:jc w:val="both"/>
      </w:pPr>
      <w:r>
        <w:rPr>
          <w:rFonts w:hAnsi="Symbol"/>
        </w:rPr>
        <w:t></w:t>
      </w:r>
      <w:r>
        <w:t xml:space="preserve">  </w:t>
      </w:r>
      <w:r>
        <w:rPr>
          <w:b/>
          <w:bCs/>
        </w:rPr>
        <w:t>Dynamic Eligibility Management:</w:t>
      </w:r>
      <w:r>
        <w:t xml:space="preserve"> To enable the TPO to define "Company Eligibility Rules" (Min CPI, 10th/12th percentages) that automatically filter students, ensuring only qualified candidates can see the "Apply for Drive" option (as seen in the </w:t>
      </w:r>
      <w:r>
        <w:rPr>
          <w:i/>
          <w:iCs/>
        </w:rPr>
        <w:t>Create Notification</w:t>
      </w:r>
      <w:r>
        <w:t xml:space="preserve"> and </w:t>
      </w:r>
      <w:r>
        <w:rPr>
          <w:i/>
          <w:iCs/>
        </w:rPr>
        <w:t>Placement Portal</w:t>
      </w:r>
      <w:r>
        <w:t xml:space="preserve"> cards).</w:t>
      </w:r>
    </w:p>
    <w:p w14:paraId="4C796C5E" w14:textId="77777777" w:rsidR="00EC0421" w:rsidRDefault="00EC0421" w:rsidP="009E2871">
      <w:pPr>
        <w:pStyle w:val="NormalWeb"/>
        <w:ind w:left="720"/>
        <w:jc w:val="both"/>
      </w:pPr>
      <w:r>
        <w:rPr>
          <w:rFonts w:hAnsi="Symbol"/>
        </w:rPr>
        <w:t></w:t>
      </w:r>
      <w:r>
        <w:t xml:space="preserve">  </w:t>
      </w:r>
      <w:r>
        <w:rPr>
          <w:b/>
          <w:bCs/>
        </w:rPr>
        <w:t>Effective TPO-Student Communication:</w:t>
      </w:r>
      <w:r>
        <w:t xml:space="preserve"> To provide a feedback loop where the TPO can review profiles and provide direct remarks (e.g., </w:t>
      </w:r>
      <w:r>
        <w:rPr>
          <w:i/>
          <w:iCs/>
        </w:rPr>
        <w:t>"Good Work, no action needed!!!"</w:t>
      </w:r>
      <w:r>
        <w:t>) to help students improve their candidacy.</w:t>
      </w:r>
    </w:p>
    <w:p w14:paraId="693F4144" w14:textId="77777777" w:rsidR="00EC0421" w:rsidRDefault="00EC0421" w:rsidP="009E2871">
      <w:pPr>
        <w:pStyle w:val="NormalWeb"/>
        <w:ind w:left="720"/>
        <w:jc w:val="both"/>
      </w:pPr>
      <w:r>
        <w:rPr>
          <w:rFonts w:hAnsi="Symbol"/>
        </w:rPr>
        <w:t></w:t>
      </w:r>
      <w:r>
        <w:t xml:space="preserve">  </w:t>
      </w:r>
      <w:r>
        <w:rPr>
          <w:b/>
          <w:bCs/>
        </w:rPr>
        <w:t>Application Lifecycle Tracking:</w:t>
      </w:r>
      <w:r>
        <w:t xml:space="preserve"> To provide a visual dashboard for students to monitor their application statuses—from "Applied" to "Pending" to "Selected"—and facilitate the final step of uploading official Offer Letters.</w:t>
      </w:r>
    </w:p>
    <w:p w14:paraId="3AB7B5DB" w14:textId="43C8368F" w:rsidR="00EC0421" w:rsidRDefault="00EC0421" w:rsidP="009E2871">
      <w:pPr>
        <w:pStyle w:val="NormalWeb"/>
        <w:ind w:left="720"/>
        <w:jc w:val="both"/>
      </w:pPr>
      <w:r>
        <w:rPr>
          <w:rFonts w:hAnsi="Symbol"/>
        </w:rPr>
        <w:t></w:t>
      </w:r>
      <w:r>
        <w:t xml:space="preserve">  </w:t>
      </w:r>
      <w:r>
        <w:rPr>
          <w:b/>
          <w:bCs/>
        </w:rPr>
        <w:t>Enforcement of Placement Policy:</w:t>
      </w:r>
      <w:r>
        <w:t xml:space="preserve"> To strictly implement the </w:t>
      </w:r>
      <w:r>
        <w:rPr>
          <w:b/>
          <w:bCs/>
        </w:rPr>
        <w:t>"One Student, One Job"</w:t>
      </w:r>
      <w:r>
        <w:t xml:space="preserve"> policy by restricting placed students from accessing further drives, ensuring fair opportunities for the entire batch.</w:t>
      </w:r>
      <w:r w:rsidR="006C57A9">
        <w:t xml:space="preserve"> </w:t>
      </w:r>
    </w:p>
    <w:p w14:paraId="7385AC10" w14:textId="0B1F0F54" w:rsidR="00B54316" w:rsidRDefault="00B54316" w:rsidP="00095E60">
      <w:pPr>
        <w:rPr>
          <w:b/>
          <w:bCs/>
          <w:sz w:val="28"/>
          <w:szCs w:val="28"/>
        </w:rPr>
      </w:pPr>
    </w:p>
    <w:p w14:paraId="77A5D875" w14:textId="6998A922" w:rsidR="008B6C9B" w:rsidRPr="007432CD" w:rsidRDefault="000B2D55" w:rsidP="00DB1F7B">
      <w:pPr>
        <w:rPr>
          <w:b/>
          <w:bCs/>
          <w:sz w:val="28"/>
          <w:szCs w:val="28"/>
        </w:rPr>
      </w:pPr>
      <w:r w:rsidRPr="007432CD">
        <w:rPr>
          <w:b/>
          <w:bCs/>
          <w:sz w:val="28"/>
          <w:szCs w:val="28"/>
        </w:rPr>
        <w:lastRenderedPageBreak/>
        <w:t xml:space="preserve">        1.5 </w:t>
      </w:r>
      <w:r w:rsidR="008B6C9B" w:rsidRPr="007432CD">
        <w:rPr>
          <w:b/>
          <w:bCs/>
          <w:sz w:val="28"/>
          <w:szCs w:val="28"/>
        </w:rPr>
        <w:t>TECHNOLOGY AND LITERATURE REVIEW</w:t>
      </w:r>
    </w:p>
    <w:p w14:paraId="4DBE77E3" w14:textId="77777777" w:rsidR="00823242" w:rsidRPr="007432CD" w:rsidRDefault="008B6C9B" w:rsidP="00B316C2">
      <w:pPr>
        <w:pStyle w:val="NormalWeb"/>
        <w:spacing w:before="0" w:beforeAutospacing="0" w:after="0" w:afterAutospacing="0"/>
        <w:jc w:val="both"/>
      </w:pPr>
      <w:r>
        <w:rPr>
          <w:b/>
          <w:bCs/>
          <w:sz w:val="28"/>
          <w:szCs w:val="28"/>
        </w:rPr>
        <w:tab/>
      </w:r>
      <w:r w:rsidR="00823242" w:rsidRPr="007432CD">
        <w:rPr>
          <w:rFonts w:hAnsi="Symbol"/>
        </w:rPr>
        <w:t></w:t>
      </w:r>
      <w:r w:rsidR="00823242" w:rsidRPr="007432CD">
        <w:t xml:space="preserve">  </w:t>
      </w:r>
      <w:r w:rsidR="00823242" w:rsidRPr="007432CD">
        <w:rPr>
          <w:b/>
          <w:bCs/>
        </w:rPr>
        <w:t>Frontend:</w:t>
      </w:r>
      <w:r w:rsidR="00823242" w:rsidRPr="007432CD">
        <w:t xml:space="preserve"> React.js.</w:t>
      </w:r>
    </w:p>
    <w:p w14:paraId="1F0A2CB6" w14:textId="77777777" w:rsidR="00823242" w:rsidRPr="007432CD" w:rsidRDefault="00823242" w:rsidP="00B316C2">
      <w:pPr>
        <w:suppressAutoHyphens w:val="0"/>
        <w:ind w:firstLine="720"/>
        <w:jc w:val="both"/>
        <w:rPr>
          <w:lang w:bidi="gu-IN"/>
        </w:rPr>
      </w:pPr>
      <w:r w:rsidRPr="007432CD">
        <w:rPr>
          <w:rFonts w:hAnsi="Symbol"/>
          <w:lang w:bidi="gu-IN"/>
        </w:rPr>
        <w:t></w:t>
      </w:r>
      <w:r w:rsidRPr="007432CD">
        <w:rPr>
          <w:lang w:bidi="gu-IN"/>
        </w:rPr>
        <w:t xml:space="preserve">  </w:t>
      </w:r>
      <w:r w:rsidRPr="007432CD">
        <w:rPr>
          <w:b/>
          <w:bCs/>
          <w:lang w:bidi="gu-IN"/>
        </w:rPr>
        <w:t>Backend:</w:t>
      </w:r>
      <w:r w:rsidRPr="007432CD">
        <w:rPr>
          <w:lang w:bidi="gu-IN"/>
        </w:rPr>
        <w:t xml:space="preserve"> Spring Boot and Hibernate.</w:t>
      </w:r>
    </w:p>
    <w:p w14:paraId="64621583" w14:textId="77777777" w:rsidR="00823242" w:rsidRPr="007432CD" w:rsidRDefault="00823242" w:rsidP="00B316C2">
      <w:pPr>
        <w:suppressAutoHyphens w:val="0"/>
        <w:ind w:firstLine="720"/>
        <w:jc w:val="both"/>
        <w:rPr>
          <w:lang w:bidi="gu-IN"/>
        </w:rPr>
      </w:pPr>
      <w:r w:rsidRPr="007432CD">
        <w:rPr>
          <w:rFonts w:hAnsi="Symbol"/>
          <w:lang w:bidi="gu-IN"/>
        </w:rPr>
        <w:t></w:t>
      </w:r>
      <w:r w:rsidRPr="007432CD">
        <w:rPr>
          <w:lang w:bidi="gu-IN"/>
        </w:rPr>
        <w:t xml:space="preserve">  </w:t>
      </w:r>
      <w:r w:rsidRPr="007432CD">
        <w:rPr>
          <w:b/>
          <w:bCs/>
          <w:lang w:bidi="gu-IN"/>
        </w:rPr>
        <w:t>Database:</w:t>
      </w:r>
      <w:r w:rsidRPr="007432CD">
        <w:rPr>
          <w:lang w:bidi="gu-IN"/>
        </w:rPr>
        <w:t xml:space="preserve"> MySQL.</w:t>
      </w:r>
    </w:p>
    <w:p w14:paraId="21E022CD" w14:textId="77777777" w:rsidR="00823242" w:rsidRPr="007432CD" w:rsidRDefault="00823242" w:rsidP="00B316C2">
      <w:pPr>
        <w:suppressAutoHyphens w:val="0"/>
        <w:ind w:firstLine="720"/>
        <w:jc w:val="both"/>
        <w:rPr>
          <w:lang w:bidi="gu-IN"/>
        </w:rPr>
      </w:pPr>
      <w:r w:rsidRPr="007432CD">
        <w:rPr>
          <w:rFonts w:hAnsi="Symbol"/>
          <w:lang w:bidi="gu-IN"/>
        </w:rPr>
        <w:t></w:t>
      </w:r>
      <w:r w:rsidRPr="007432CD">
        <w:rPr>
          <w:lang w:bidi="gu-IN"/>
        </w:rPr>
        <w:t xml:space="preserve">  </w:t>
      </w:r>
      <w:r w:rsidRPr="007432CD">
        <w:rPr>
          <w:b/>
          <w:bCs/>
          <w:lang w:bidi="gu-IN"/>
        </w:rPr>
        <w:t>Authentication:</w:t>
      </w:r>
      <w:r w:rsidRPr="007432CD">
        <w:rPr>
          <w:lang w:bidi="gu-IN"/>
        </w:rPr>
        <w:t xml:space="preserve"> JWT (JSON Web Tokens).</w:t>
      </w:r>
    </w:p>
    <w:p w14:paraId="0798C0C0" w14:textId="77777777" w:rsidR="00A57583" w:rsidRDefault="00A57583" w:rsidP="00823242">
      <w:pPr>
        <w:suppressAutoHyphens w:val="0"/>
        <w:ind w:firstLine="720"/>
        <w:rPr>
          <w:lang w:bidi="gu-IN"/>
        </w:rPr>
      </w:pPr>
    </w:p>
    <w:p w14:paraId="7FF718B7" w14:textId="77777777" w:rsidR="00A57583" w:rsidRDefault="00A57583" w:rsidP="00823242">
      <w:pPr>
        <w:suppressAutoHyphens w:val="0"/>
        <w:ind w:firstLine="720"/>
        <w:rPr>
          <w:lang w:bidi="gu-IN"/>
        </w:rPr>
      </w:pPr>
    </w:p>
    <w:p w14:paraId="5AE960A9" w14:textId="77777777" w:rsidR="007432CD" w:rsidRDefault="007432CD" w:rsidP="00823242">
      <w:pPr>
        <w:suppressAutoHyphens w:val="0"/>
        <w:ind w:firstLine="720"/>
        <w:rPr>
          <w:lang w:bidi="gu-IN"/>
        </w:rPr>
      </w:pPr>
    </w:p>
    <w:p w14:paraId="3398AE09" w14:textId="77777777" w:rsidR="00A86CA1" w:rsidRDefault="00A86CA1" w:rsidP="00FF79A6">
      <w:pPr>
        <w:suppressAutoHyphens w:val="0"/>
        <w:rPr>
          <w:lang w:bidi="gu-IN"/>
        </w:rPr>
        <w:sectPr w:rsidR="00A86CA1" w:rsidSect="00EA0EB6">
          <w:headerReference w:type="default" r:id="rId13"/>
          <w:footerReference w:type="default" r:id="rId14"/>
          <w:pgSz w:w="11906" w:h="16838" w:code="9"/>
          <w:pgMar w:top="1440" w:right="1440" w:bottom="1440" w:left="2160" w:header="720" w:footer="720" w:gutter="0"/>
          <w:pgNumType w:start="1"/>
          <w:cols w:space="720"/>
          <w:docGrid w:linePitch="360"/>
        </w:sectPr>
      </w:pPr>
    </w:p>
    <w:p w14:paraId="2E673925" w14:textId="77777777" w:rsidR="007432CD" w:rsidRDefault="007432CD" w:rsidP="00674B96">
      <w:pPr>
        <w:suppressAutoHyphens w:val="0"/>
        <w:rPr>
          <w:lang w:bidi="gu-IN"/>
        </w:rPr>
      </w:pPr>
    </w:p>
    <w:p w14:paraId="4722191D" w14:textId="5E1272BA" w:rsidR="00A57583" w:rsidRPr="007432CD" w:rsidRDefault="00A57583" w:rsidP="008E5CD8">
      <w:pPr>
        <w:pStyle w:val="ListParagraph"/>
        <w:numPr>
          <w:ilvl w:val="0"/>
          <w:numId w:val="7"/>
        </w:numPr>
        <w:suppressAutoHyphens w:val="0"/>
        <w:rPr>
          <w:b/>
          <w:bCs/>
          <w:sz w:val="32"/>
          <w:szCs w:val="32"/>
          <w:u w:val="single"/>
          <w:lang w:bidi="gu-IN"/>
        </w:rPr>
      </w:pPr>
      <w:r w:rsidRPr="007432CD">
        <w:rPr>
          <w:b/>
          <w:bCs/>
          <w:sz w:val="32"/>
          <w:szCs w:val="32"/>
          <w:u w:val="single"/>
        </w:rPr>
        <w:t>PROJECT MANAGEMENT</w:t>
      </w:r>
    </w:p>
    <w:p w14:paraId="1A3F3A45" w14:textId="77777777" w:rsidR="00A57583" w:rsidRDefault="00A57583" w:rsidP="00A57583">
      <w:pPr>
        <w:pStyle w:val="ListParagraph"/>
        <w:suppressAutoHyphens w:val="0"/>
        <w:ind w:left="360"/>
        <w:rPr>
          <w:b/>
          <w:bCs/>
          <w:sz w:val="32"/>
          <w:szCs w:val="32"/>
          <w:lang w:bidi="gu-IN"/>
        </w:rPr>
      </w:pPr>
    </w:p>
    <w:p w14:paraId="70E82A55" w14:textId="1A6CA645" w:rsidR="00A57583" w:rsidRPr="00CB54D0" w:rsidRDefault="00CC3B94" w:rsidP="00A57583">
      <w:pPr>
        <w:pStyle w:val="ListParagraph"/>
        <w:suppressAutoHyphens w:val="0"/>
        <w:ind w:left="360"/>
        <w:rPr>
          <w:b/>
          <w:bCs/>
          <w:sz w:val="32"/>
          <w:szCs w:val="32"/>
          <w:lang w:bidi="gu-IN"/>
        </w:rPr>
      </w:pPr>
      <w:r w:rsidRPr="00CB54D0">
        <w:rPr>
          <w:b/>
          <w:bCs/>
          <w:sz w:val="32"/>
          <w:szCs w:val="32"/>
          <w:lang w:bidi="gu-IN"/>
        </w:rPr>
        <w:t xml:space="preserve">2.1 </w:t>
      </w:r>
      <w:r w:rsidRPr="00CB54D0">
        <w:rPr>
          <w:b/>
          <w:bCs/>
          <w:sz w:val="32"/>
          <w:szCs w:val="32"/>
        </w:rPr>
        <w:t>FEASIBILITY STUDY</w:t>
      </w:r>
    </w:p>
    <w:p w14:paraId="17B314B9" w14:textId="6D598D47" w:rsidR="00281881" w:rsidRDefault="00CC3B94" w:rsidP="00A57583">
      <w:pPr>
        <w:pStyle w:val="ListParagraph"/>
        <w:suppressAutoHyphens w:val="0"/>
        <w:ind w:left="360"/>
        <w:rPr>
          <w:b/>
          <w:bCs/>
          <w:sz w:val="28"/>
          <w:szCs w:val="28"/>
          <w:lang w:bidi="gu-IN"/>
        </w:rPr>
      </w:pPr>
      <w:r>
        <w:rPr>
          <w:b/>
          <w:bCs/>
          <w:sz w:val="28"/>
          <w:szCs w:val="28"/>
          <w:lang w:bidi="gu-IN"/>
        </w:rPr>
        <w:t xml:space="preserve"> </w:t>
      </w:r>
    </w:p>
    <w:p w14:paraId="20ABD114" w14:textId="29BA6C14" w:rsidR="00CC3B94" w:rsidRPr="00CB54D0" w:rsidRDefault="00CC3B94" w:rsidP="00B316C2">
      <w:pPr>
        <w:pStyle w:val="ListParagraph"/>
        <w:suppressAutoHyphens w:val="0"/>
        <w:ind w:left="360"/>
        <w:jc w:val="both"/>
        <w:rPr>
          <w:b/>
          <w:bCs/>
          <w:sz w:val="28"/>
          <w:szCs w:val="28"/>
          <w:lang w:bidi="gu-IN"/>
        </w:rPr>
      </w:pPr>
      <w:r w:rsidRPr="00CB54D0">
        <w:rPr>
          <w:b/>
          <w:bCs/>
          <w:sz w:val="28"/>
          <w:szCs w:val="28"/>
          <w:lang w:bidi="gu-IN"/>
        </w:rPr>
        <w:tab/>
        <w:t xml:space="preserve">2.1.1 </w:t>
      </w:r>
      <w:r w:rsidRPr="00CB54D0">
        <w:rPr>
          <w:b/>
          <w:bCs/>
          <w:sz w:val="28"/>
          <w:szCs w:val="28"/>
        </w:rPr>
        <w:t>TECHNICAL FEASIBILITY</w:t>
      </w:r>
    </w:p>
    <w:p w14:paraId="788119D8" w14:textId="2D567149" w:rsidR="00961814" w:rsidRPr="00961814" w:rsidRDefault="00961814" w:rsidP="009E01A5">
      <w:pPr>
        <w:pStyle w:val="NormalWeb"/>
        <w:spacing w:before="0" w:beforeAutospacing="0" w:after="0" w:afterAutospacing="0"/>
        <w:ind w:left="1440"/>
        <w:jc w:val="both"/>
      </w:pPr>
      <w:r w:rsidRPr="00961814">
        <w:t>The project is technically feasible as the chosen technology stack is well-suited for high-concurrency web applications:</w:t>
      </w:r>
    </w:p>
    <w:p w14:paraId="0BC9661D" w14:textId="77777777" w:rsidR="00961814" w:rsidRPr="00961814" w:rsidRDefault="00961814" w:rsidP="009E01A5">
      <w:pPr>
        <w:numPr>
          <w:ilvl w:val="0"/>
          <w:numId w:val="9"/>
        </w:numPr>
        <w:suppressAutoHyphens w:val="0"/>
        <w:jc w:val="both"/>
        <w:rPr>
          <w:lang w:bidi="gu-IN"/>
        </w:rPr>
      </w:pPr>
      <w:r w:rsidRPr="00961814">
        <w:rPr>
          <w:b/>
          <w:bCs/>
          <w:lang w:bidi="gu-IN"/>
        </w:rPr>
        <w:t>Backend:</w:t>
      </w:r>
      <w:r w:rsidRPr="00961814">
        <w:rPr>
          <w:lang w:bidi="gu-IN"/>
        </w:rPr>
        <w:t xml:space="preserve"> Spring Boot and Hibernate provide a robust framework for managing complex database relationships like "</w:t>
      </w:r>
      <w:proofErr w:type="spellStart"/>
      <w:r w:rsidRPr="00961814">
        <w:rPr>
          <w:lang w:bidi="gu-IN"/>
        </w:rPr>
        <w:t>JobDrive</w:t>
      </w:r>
      <w:proofErr w:type="spellEnd"/>
      <w:r w:rsidRPr="00961814">
        <w:rPr>
          <w:lang w:bidi="gu-IN"/>
        </w:rPr>
        <w:t xml:space="preserve"> to Application" (1:N).</w:t>
      </w:r>
    </w:p>
    <w:p w14:paraId="485F16B7" w14:textId="1A619A72" w:rsidR="00961814" w:rsidRPr="00961814" w:rsidRDefault="00961814" w:rsidP="009E01A5">
      <w:pPr>
        <w:numPr>
          <w:ilvl w:val="0"/>
          <w:numId w:val="9"/>
        </w:numPr>
        <w:suppressAutoHyphens w:val="0"/>
        <w:jc w:val="both"/>
        <w:rPr>
          <w:lang w:bidi="gu-IN"/>
        </w:rPr>
      </w:pPr>
      <w:r w:rsidRPr="00961814">
        <w:rPr>
          <w:b/>
          <w:bCs/>
          <w:lang w:bidi="gu-IN"/>
        </w:rPr>
        <w:t>Frontend:</w:t>
      </w:r>
      <w:r w:rsidRPr="00961814">
        <w:rPr>
          <w:lang w:bidi="gu-IN"/>
        </w:rPr>
        <w:t xml:space="preserve"> React.js and Tailwind CSS allow for a modular UI, supporting dashboard cards and sidebar navigation.</w:t>
      </w:r>
    </w:p>
    <w:p w14:paraId="02F73C75" w14:textId="77777777" w:rsidR="00961814" w:rsidRPr="00961814" w:rsidRDefault="00961814" w:rsidP="009E01A5">
      <w:pPr>
        <w:numPr>
          <w:ilvl w:val="0"/>
          <w:numId w:val="9"/>
        </w:numPr>
        <w:suppressAutoHyphens w:val="0"/>
        <w:jc w:val="both"/>
        <w:rPr>
          <w:lang w:bidi="gu-IN"/>
        </w:rPr>
      </w:pPr>
      <w:r w:rsidRPr="00961814">
        <w:rPr>
          <w:b/>
          <w:bCs/>
          <w:lang w:bidi="gu-IN"/>
        </w:rPr>
        <w:t>Database:</w:t>
      </w:r>
      <w:r w:rsidRPr="00961814">
        <w:rPr>
          <w:lang w:bidi="gu-IN"/>
        </w:rPr>
        <w:t xml:space="preserve"> MySQL is a reliable RDBMS capable of handling the relational data of students, companies, and placement results.</w:t>
      </w:r>
    </w:p>
    <w:p w14:paraId="10265EE9" w14:textId="38C6B157" w:rsidR="00525A48" w:rsidRDefault="00961814" w:rsidP="009E01A5">
      <w:pPr>
        <w:numPr>
          <w:ilvl w:val="0"/>
          <w:numId w:val="9"/>
        </w:numPr>
        <w:suppressAutoHyphens w:val="0"/>
        <w:jc w:val="both"/>
        <w:rPr>
          <w:lang w:bidi="gu-IN"/>
        </w:rPr>
      </w:pPr>
      <w:r w:rsidRPr="00961814">
        <w:rPr>
          <w:b/>
          <w:bCs/>
          <w:lang w:bidi="gu-IN"/>
        </w:rPr>
        <w:t>Security:</w:t>
      </w:r>
      <w:r w:rsidRPr="00961814">
        <w:rPr>
          <w:lang w:bidi="gu-IN"/>
        </w:rPr>
        <w:t xml:space="preserve"> The requirement for OTP-based verification and JWT-based Role-Based Access Control (RBAC) is standard and easily implementable with Spring Security.</w:t>
      </w:r>
    </w:p>
    <w:p w14:paraId="36CB91E2" w14:textId="5D98AB5F" w:rsidR="002E3732" w:rsidRPr="00B21E7C" w:rsidRDefault="00171228" w:rsidP="00525A48">
      <w:pPr>
        <w:suppressAutoHyphens w:val="0"/>
        <w:spacing w:before="100" w:beforeAutospacing="1"/>
        <w:ind w:firstLine="720"/>
        <w:jc w:val="both"/>
        <w:rPr>
          <w:b/>
          <w:bCs/>
          <w:sz w:val="28"/>
          <w:szCs w:val="28"/>
          <w:lang w:bidi="gu-IN"/>
        </w:rPr>
      </w:pPr>
      <w:r w:rsidRPr="00B21E7C">
        <w:rPr>
          <w:b/>
          <w:bCs/>
          <w:sz w:val="28"/>
          <w:szCs w:val="28"/>
        </w:rPr>
        <w:t>2.1.2 TIME SCHEDULE FEASIBILITY</w:t>
      </w:r>
    </w:p>
    <w:p w14:paraId="7A07A0CB" w14:textId="54DE31C1" w:rsidR="00171228" w:rsidRPr="00171228" w:rsidRDefault="00171228" w:rsidP="00525A48">
      <w:pPr>
        <w:pStyle w:val="NormalWeb"/>
        <w:spacing w:before="0" w:beforeAutospacing="0" w:after="0" w:afterAutospacing="0"/>
        <w:jc w:val="both"/>
      </w:pPr>
      <w:r>
        <w:rPr>
          <w:b/>
          <w:bCs/>
        </w:rPr>
        <w:tab/>
      </w:r>
      <w:r>
        <w:tab/>
      </w:r>
      <w:r w:rsidRPr="00171228">
        <w:t>Based on the project scope and established roadmap:</w:t>
      </w:r>
    </w:p>
    <w:p w14:paraId="11B08D00" w14:textId="1ABF094E" w:rsidR="00171228" w:rsidRPr="00171228" w:rsidRDefault="00171228" w:rsidP="00525A48">
      <w:pPr>
        <w:numPr>
          <w:ilvl w:val="0"/>
          <w:numId w:val="10"/>
        </w:numPr>
        <w:suppressAutoHyphens w:val="0"/>
        <w:jc w:val="both"/>
        <w:rPr>
          <w:lang w:bidi="gu-IN"/>
        </w:rPr>
      </w:pPr>
      <w:r w:rsidRPr="00171228">
        <w:rPr>
          <w:b/>
          <w:bCs/>
          <w:lang w:bidi="gu-IN"/>
        </w:rPr>
        <w:t>Current Status:</w:t>
      </w:r>
      <w:r w:rsidRPr="00171228">
        <w:rPr>
          <w:lang w:bidi="gu-IN"/>
        </w:rPr>
        <w:t xml:space="preserve"> The SRS and system architecture are already defined</w:t>
      </w:r>
      <w:r>
        <w:rPr>
          <w:lang w:bidi="gu-IN"/>
        </w:rPr>
        <w:t>.</w:t>
      </w:r>
    </w:p>
    <w:p w14:paraId="3D1DF937" w14:textId="77777777" w:rsidR="00171228" w:rsidRPr="00171228" w:rsidRDefault="00171228" w:rsidP="00525A48">
      <w:pPr>
        <w:numPr>
          <w:ilvl w:val="0"/>
          <w:numId w:val="10"/>
        </w:numPr>
        <w:suppressAutoHyphens w:val="0"/>
        <w:jc w:val="both"/>
        <w:rPr>
          <w:lang w:bidi="gu-IN"/>
        </w:rPr>
      </w:pPr>
      <w:r w:rsidRPr="00171228">
        <w:rPr>
          <w:b/>
          <w:bCs/>
          <w:lang w:bidi="gu-IN"/>
        </w:rPr>
        <w:t>Complexity:</w:t>
      </w:r>
      <w:r w:rsidRPr="00171228">
        <w:rPr>
          <w:lang w:bidi="gu-IN"/>
        </w:rPr>
        <w:t xml:space="preserve"> The logic for the "Student Eligibility Engine" and "Auto-restriction of placed users" is clearly outlined in the functional requirements (FR-40 and FR-22), reducing development ambiguity.</w:t>
      </w:r>
    </w:p>
    <w:p w14:paraId="45E19ADC" w14:textId="37EF5C99" w:rsidR="00171228" w:rsidRDefault="00171228" w:rsidP="00061048">
      <w:pPr>
        <w:numPr>
          <w:ilvl w:val="0"/>
          <w:numId w:val="10"/>
        </w:numPr>
        <w:suppressAutoHyphens w:val="0"/>
        <w:jc w:val="both"/>
        <w:rPr>
          <w:lang w:bidi="gu-IN"/>
        </w:rPr>
      </w:pPr>
      <w:r w:rsidRPr="00171228">
        <w:rPr>
          <w:b/>
          <w:bCs/>
          <w:lang w:bidi="gu-IN"/>
        </w:rPr>
        <w:t>Timeline:</w:t>
      </w:r>
      <w:r w:rsidRPr="00171228">
        <w:rPr>
          <w:lang w:bidi="gu-IN"/>
        </w:rPr>
        <w:t xml:space="preserve"> The modularity of the system (TPO Portal vs. Student Portal) allows for parallel development, making it possible to complete the project within a standard academic semester.</w:t>
      </w:r>
    </w:p>
    <w:p w14:paraId="0C1A0C91" w14:textId="77777777" w:rsidR="00061048" w:rsidRPr="00061048" w:rsidRDefault="00061048" w:rsidP="00061048">
      <w:pPr>
        <w:suppressAutoHyphens w:val="0"/>
        <w:ind w:left="1440"/>
        <w:jc w:val="both"/>
        <w:rPr>
          <w:lang w:bidi="gu-IN"/>
        </w:rPr>
      </w:pPr>
    </w:p>
    <w:p w14:paraId="2FD56747" w14:textId="170B9B8B" w:rsidR="00CC3B94" w:rsidRDefault="00B2716D" w:rsidP="00B316C2">
      <w:pPr>
        <w:pStyle w:val="ListParagraph"/>
        <w:suppressAutoHyphens w:val="0"/>
        <w:jc w:val="both"/>
        <w:rPr>
          <w:b/>
          <w:bCs/>
          <w:sz w:val="28"/>
          <w:szCs w:val="28"/>
          <w:lang w:bidi="gu-IN"/>
        </w:rPr>
      </w:pPr>
      <w:r w:rsidRPr="00B2716D">
        <w:rPr>
          <w:b/>
          <w:bCs/>
          <w:sz w:val="28"/>
          <w:szCs w:val="28"/>
        </w:rPr>
        <w:t>2.1.3 OPERATIONAL FEASIBILITY</w:t>
      </w:r>
    </w:p>
    <w:p w14:paraId="4E4951A4" w14:textId="0CD559C4" w:rsidR="002637C5" w:rsidRPr="002637C5" w:rsidRDefault="002637C5" w:rsidP="00061048">
      <w:pPr>
        <w:pStyle w:val="NormalWeb"/>
        <w:spacing w:before="0" w:beforeAutospacing="0" w:after="0" w:afterAutospacing="0"/>
        <w:ind w:left="1440"/>
        <w:jc w:val="both"/>
      </w:pPr>
      <w:r w:rsidRPr="002637C5">
        <w:t>The system is highly operational and designed for ease of use by its target audience:</w:t>
      </w:r>
    </w:p>
    <w:p w14:paraId="6DCDED5F" w14:textId="228420AB" w:rsidR="002637C5" w:rsidRPr="002637C5" w:rsidRDefault="002637C5" w:rsidP="00061048">
      <w:pPr>
        <w:numPr>
          <w:ilvl w:val="0"/>
          <w:numId w:val="11"/>
        </w:numPr>
        <w:suppressAutoHyphens w:val="0"/>
        <w:jc w:val="both"/>
        <w:rPr>
          <w:lang w:bidi="gu-IN"/>
        </w:rPr>
      </w:pPr>
      <w:r w:rsidRPr="002637C5">
        <w:rPr>
          <w:b/>
          <w:bCs/>
          <w:lang w:bidi="gu-IN"/>
        </w:rPr>
        <w:t>User Capability:</w:t>
      </w:r>
      <w:r w:rsidRPr="002637C5">
        <w:rPr>
          <w:lang w:bidi="gu-IN"/>
        </w:rPr>
        <w:t xml:space="preserve"> TPOs are expected to have moderate technical knowledge, while students only need basic portal skills, making the learning curve minimal.</w:t>
      </w:r>
    </w:p>
    <w:p w14:paraId="10184BD4" w14:textId="41E5FCBD" w:rsidR="002637C5" w:rsidRPr="002637C5" w:rsidRDefault="002637C5" w:rsidP="00061048">
      <w:pPr>
        <w:numPr>
          <w:ilvl w:val="0"/>
          <w:numId w:val="11"/>
        </w:numPr>
        <w:suppressAutoHyphens w:val="0"/>
        <w:jc w:val="both"/>
        <w:rPr>
          <w:lang w:bidi="gu-IN"/>
        </w:rPr>
      </w:pPr>
      <w:r w:rsidRPr="002637C5">
        <w:rPr>
          <w:b/>
          <w:bCs/>
          <w:lang w:bidi="gu-IN"/>
        </w:rPr>
        <w:t>Utility:</w:t>
      </w:r>
      <w:r w:rsidRPr="002637C5">
        <w:rPr>
          <w:lang w:bidi="gu-IN"/>
        </w:rPr>
        <w:t xml:space="preserve"> The system automates tedious manual tasks such as filtering eligible students and tracking application statuses (Pending → Shortlisted → Selected/Rejected).</w:t>
      </w:r>
    </w:p>
    <w:p w14:paraId="44AA16AA" w14:textId="0ABFC7A2" w:rsidR="00B316C2" w:rsidRPr="00770096" w:rsidRDefault="051B5939" w:rsidP="00770096">
      <w:pPr>
        <w:numPr>
          <w:ilvl w:val="0"/>
          <w:numId w:val="11"/>
        </w:numPr>
        <w:suppressAutoHyphens w:val="0"/>
        <w:jc w:val="both"/>
        <w:rPr>
          <w:lang w:bidi="gu-IN"/>
        </w:rPr>
      </w:pPr>
      <w:r w:rsidRPr="051B5939">
        <w:rPr>
          <w:b/>
          <w:bCs/>
          <w:lang w:bidi="gu-IN"/>
        </w:rPr>
        <w:t>Reliability:</w:t>
      </w:r>
      <w:r w:rsidRPr="051B5939">
        <w:rPr>
          <w:lang w:bidi="gu-IN"/>
        </w:rPr>
        <w:t xml:space="preserve"> With a 99% uptime guarantee and daily backups, the system is designed to be a dependable daily tool for college administration.</w:t>
      </w:r>
    </w:p>
    <w:p w14:paraId="01943B98" w14:textId="00819DEF" w:rsidR="002637C5" w:rsidRDefault="004A0F8C" w:rsidP="00770096">
      <w:pPr>
        <w:suppressAutoHyphens w:val="0"/>
        <w:ind w:left="720"/>
        <w:jc w:val="both"/>
        <w:rPr>
          <w:b/>
          <w:bCs/>
          <w:sz w:val="28"/>
          <w:szCs w:val="28"/>
          <w:lang w:bidi="gu-IN"/>
        </w:rPr>
      </w:pPr>
      <w:r w:rsidRPr="004A0F8C">
        <w:rPr>
          <w:b/>
          <w:bCs/>
          <w:sz w:val="28"/>
          <w:szCs w:val="28"/>
        </w:rPr>
        <w:t>2.1.4 IMPLEMENTATION FEASIBILITY</w:t>
      </w:r>
    </w:p>
    <w:p w14:paraId="1A317A78" w14:textId="343DF51E" w:rsidR="001E7B0E" w:rsidRPr="001E7B0E" w:rsidRDefault="001E7B0E" w:rsidP="00770096">
      <w:pPr>
        <w:pStyle w:val="NormalWeb"/>
        <w:spacing w:before="0" w:beforeAutospacing="0" w:after="0" w:afterAutospacing="0"/>
        <w:ind w:left="1440"/>
        <w:jc w:val="both"/>
      </w:pPr>
      <w:r w:rsidRPr="001E7B0E">
        <w:t>The implementation is feasible given the existing hardware and software interfaces:</w:t>
      </w:r>
    </w:p>
    <w:p w14:paraId="7733FBF9" w14:textId="77777777" w:rsidR="001E7B0E" w:rsidRPr="001E7B0E" w:rsidRDefault="001E7B0E" w:rsidP="00770096">
      <w:pPr>
        <w:numPr>
          <w:ilvl w:val="0"/>
          <w:numId w:val="12"/>
        </w:numPr>
        <w:suppressAutoHyphens w:val="0"/>
        <w:jc w:val="both"/>
        <w:rPr>
          <w:lang w:bidi="gu-IN"/>
        </w:rPr>
      </w:pPr>
      <w:r w:rsidRPr="001E7B0E">
        <w:rPr>
          <w:b/>
          <w:bCs/>
          <w:lang w:bidi="gu-IN"/>
        </w:rPr>
        <w:t>Infrastructure:</w:t>
      </w:r>
      <w:r w:rsidRPr="001E7B0E">
        <w:rPr>
          <w:lang w:bidi="gu-IN"/>
        </w:rPr>
        <w:t xml:space="preserve"> The system runs on standard web browsers and does not require specialized hardware .</w:t>
      </w:r>
    </w:p>
    <w:p w14:paraId="20566A02" w14:textId="77777777" w:rsidR="001E7B0E" w:rsidRPr="001E7B0E" w:rsidRDefault="001E7B0E" w:rsidP="00770096">
      <w:pPr>
        <w:numPr>
          <w:ilvl w:val="0"/>
          <w:numId w:val="12"/>
        </w:numPr>
        <w:suppressAutoHyphens w:val="0"/>
        <w:jc w:val="both"/>
        <w:rPr>
          <w:lang w:bidi="gu-IN"/>
        </w:rPr>
      </w:pPr>
      <w:r w:rsidRPr="001E7B0E">
        <w:rPr>
          <w:b/>
          <w:bCs/>
          <w:lang w:bidi="gu-IN"/>
        </w:rPr>
        <w:t>Maintenance:</w:t>
      </w:r>
      <w:r w:rsidRPr="001E7B0E">
        <w:rPr>
          <w:lang w:bidi="gu-IN"/>
        </w:rPr>
        <w:t xml:space="preserve"> The use of modular backend services ensures the system can be scaled or updated over multiple years without a full rewrite .</w:t>
      </w:r>
    </w:p>
    <w:p w14:paraId="03701252" w14:textId="2469AB2D" w:rsidR="00994DC6" w:rsidRDefault="001E7B0E" w:rsidP="00B0385E">
      <w:pPr>
        <w:pStyle w:val="ListParagraph"/>
        <w:numPr>
          <w:ilvl w:val="0"/>
          <w:numId w:val="12"/>
        </w:numPr>
        <w:suppressAutoHyphens w:val="0"/>
        <w:jc w:val="both"/>
        <w:rPr>
          <w:lang w:bidi="gu-IN"/>
        </w:rPr>
      </w:pPr>
      <w:r w:rsidRPr="00B0385E">
        <w:rPr>
          <w:b/>
          <w:bCs/>
          <w:lang w:bidi="gu-IN"/>
        </w:rPr>
        <w:lastRenderedPageBreak/>
        <w:t>Integration:</w:t>
      </w:r>
      <w:r w:rsidRPr="001E7B0E">
        <w:rPr>
          <w:lang w:bidi="gu-IN"/>
        </w:rPr>
        <w:t xml:space="preserve"> Integration with external services like Email/SMS OTP and PDF exporters (for resumes and results) uses standard APIs and libraries.</w:t>
      </w:r>
    </w:p>
    <w:p w14:paraId="7EED2D8D" w14:textId="77777777" w:rsidR="00B0385E" w:rsidRDefault="00B0385E" w:rsidP="00B0385E">
      <w:pPr>
        <w:pStyle w:val="ListParagraph"/>
        <w:suppressAutoHyphens w:val="0"/>
        <w:ind w:left="1440"/>
        <w:jc w:val="both"/>
        <w:rPr>
          <w:lang w:bidi="gu-IN"/>
        </w:rPr>
      </w:pPr>
    </w:p>
    <w:p w14:paraId="201CB48F" w14:textId="77777777" w:rsidR="0096797F" w:rsidRDefault="0096797F" w:rsidP="00674B96">
      <w:pPr>
        <w:suppressAutoHyphens w:val="0"/>
        <w:jc w:val="both"/>
        <w:rPr>
          <w:lang w:bidi="gu-IN"/>
        </w:rPr>
      </w:pPr>
    </w:p>
    <w:p w14:paraId="05C822D7" w14:textId="3685A72F" w:rsidR="00783744" w:rsidRPr="00B0385E" w:rsidRDefault="00783744" w:rsidP="00B316C2">
      <w:pPr>
        <w:suppressAutoHyphens w:val="0"/>
        <w:spacing w:before="100" w:beforeAutospacing="1" w:after="100" w:afterAutospacing="1"/>
        <w:jc w:val="both"/>
        <w:rPr>
          <w:b/>
          <w:bCs/>
          <w:sz w:val="32"/>
          <w:szCs w:val="32"/>
          <w:lang w:bidi="gu-IN"/>
        </w:rPr>
      </w:pPr>
      <w:r w:rsidRPr="00B0385E">
        <w:rPr>
          <w:b/>
          <w:bCs/>
          <w:sz w:val="32"/>
          <w:szCs w:val="32"/>
        </w:rPr>
        <w:t>2.2 PROJECT PLANNING</w:t>
      </w:r>
    </w:p>
    <w:p w14:paraId="7A06CF78" w14:textId="0D4700E8" w:rsidR="00783744" w:rsidRDefault="00211D4A" w:rsidP="00BE7092">
      <w:pPr>
        <w:suppressAutoHyphens w:val="0"/>
        <w:jc w:val="both"/>
        <w:rPr>
          <w:b/>
          <w:bCs/>
          <w:sz w:val="28"/>
          <w:szCs w:val="28"/>
          <w:lang w:bidi="gu-IN"/>
        </w:rPr>
      </w:pPr>
      <w:r>
        <w:rPr>
          <w:b/>
          <w:bCs/>
          <w:sz w:val="28"/>
          <w:szCs w:val="28"/>
          <w:lang w:bidi="gu-IN"/>
        </w:rPr>
        <w:tab/>
      </w:r>
      <w:r w:rsidRPr="00211D4A">
        <w:rPr>
          <w:b/>
          <w:bCs/>
          <w:sz w:val="28"/>
          <w:szCs w:val="28"/>
        </w:rPr>
        <w:t>2.2.1 PROJECT DEVELOPMENT APPROACH AND JUSTIFICATION</w:t>
      </w:r>
    </w:p>
    <w:p w14:paraId="2415BA98" w14:textId="0D35258C" w:rsidR="00CE4A9D" w:rsidRPr="00CE4A9D" w:rsidRDefault="00CE4A9D" w:rsidP="00BE7092">
      <w:pPr>
        <w:pStyle w:val="NormalWeb"/>
        <w:spacing w:before="0" w:beforeAutospacing="0" w:after="0" w:afterAutospacing="0"/>
        <w:ind w:left="1440"/>
        <w:jc w:val="both"/>
      </w:pPr>
      <w:r w:rsidRPr="00CE4A9D">
        <w:t xml:space="preserve">The project follows the </w:t>
      </w:r>
      <w:r w:rsidRPr="00CE4A9D">
        <w:rPr>
          <w:b/>
          <w:bCs/>
        </w:rPr>
        <w:t>Agile Development Methodology</w:t>
      </w:r>
      <w:r w:rsidRPr="00CE4A9D">
        <w:t>, specifically using an iterative approach.</w:t>
      </w:r>
    </w:p>
    <w:p w14:paraId="70A41A2E" w14:textId="77777777" w:rsidR="00CE4A9D" w:rsidRPr="00CE4A9D" w:rsidRDefault="00CE4A9D" w:rsidP="00BE7092">
      <w:pPr>
        <w:numPr>
          <w:ilvl w:val="0"/>
          <w:numId w:val="13"/>
        </w:numPr>
        <w:suppressAutoHyphens w:val="0"/>
        <w:jc w:val="both"/>
        <w:rPr>
          <w:lang w:bidi="gu-IN"/>
        </w:rPr>
      </w:pPr>
      <w:r w:rsidRPr="00CE4A9D">
        <w:rPr>
          <w:b/>
          <w:bCs/>
          <w:lang w:bidi="gu-IN"/>
        </w:rPr>
        <w:t>Justification:</w:t>
      </w:r>
      <w:r w:rsidRPr="00CE4A9D">
        <w:rPr>
          <w:lang w:bidi="gu-IN"/>
        </w:rPr>
        <w:t xml:space="preserve"> Given that the system involves two distinct portals (TPO and Student) and complex business rules like the "Eligibility Engine," an iterative approach allows for continuous testing of features like resume feedback and application tracking before final deployment.</w:t>
      </w:r>
    </w:p>
    <w:p w14:paraId="484E8C2B" w14:textId="4C0DEC0A" w:rsidR="00254CFE" w:rsidRPr="00254CFE" w:rsidRDefault="00CE4A9D" w:rsidP="00A747FD">
      <w:pPr>
        <w:numPr>
          <w:ilvl w:val="0"/>
          <w:numId w:val="13"/>
        </w:numPr>
        <w:suppressAutoHyphens w:val="0"/>
        <w:jc w:val="both"/>
        <w:rPr>
          <w:lang w:bidi="gu-IN"/>
        </w:rPr>
      </w:pPr>
      <w:r w:rsidRPr="00CE4A9D">
        <w:rPr>
          <w:b/>
          <w:bCs/>
          <w:lang w:bidi="gu-IN"/>
        </w:rPr>
        <w:t>Flexibility:</w:t>
      </w:r>
      <w:r w:rsidRPr="00CE4A9D">
        <w:rPr>
          <w:lang w:bidi="gu-IN"/>
        </w:rPr>
        <w:t xml:space="preserve"> Agile allows for adjustments to the React frontend or Spring Boot API based on feedback during the development of modular services </w:t>
      </w:r>
    </w:p>
    <w:p w14:paraId="54C96C61" w14:textId="31B95ACF" w:rsidR="006D347E" w:rsidRDefault="006D347E" w:rsidP="00254CFE">
      <w:pPr>
        <w:suppressAutoHyphens w:val="0"/>
        <w:spacing w:before="100" w:beforeAutospacing="1"/>
        <w:jc w:val="both"/>
        <w:rPr>
          <w:b/>
          <w:bCs/>
          <w:sz w:val="28"/>
          <w:szCs w:val="28"/>
          <w:lang w:bidi="gu-IN"/>
        </w:rPr>
      </w:pPr>
      <w:r>
        <w:rPr>
          <w:b/>
          <w:bCs/>
          <w:sz w:val="28"/>
          <w:szCs w:val="28"/>
          <w:lang w:bidi="gu-IN"/>
        </w:rPr>
        <w:tab/>
      </w:r>
      <w:r w:rsidR="00E83848" w:rsidRPr="00E83848">
        <w:rPr>
          <w:b/>
          <w:bCs/>
          <w:sz w:val="28"/>
          <w:szCs w:val="28"/>
        </w:rPr>
        <w:t>2.2.2 PROJECT PLAN</w:t>
      </w:r>
    </w:p>
    <w:p w14:paraId="254A1279" w14:textId="77777777" w:rsidR="00EA367A" w:rsidRPr="00EA367A" w:rsidRDefault="00E83848" w:rsidP="00254CFE">
      <w:pPr>
        <w:pStyle w:val="NormalWeb"/>
        <w:spacing w:before="0" w:beforeAutospacing="0" w:after="0" w:afterAutospacing="0"/>
        <w:jc w:val="both"/>
      </w:pPr>
      <w:r>
        <w:rPr>
          <w:b/>
          <w:bCs/>
          <w:sz w:val="28"/>
          <w:szCs w:val="28"/>
        </w:rPr>
        <w:tab/>
      </w:r>
      <w:r>
        <w:rPr>
          <w:b/>
          <w:bCs/>
          <w:sz w:val="28"/>
          <w:szCs w:val="28"/>
        </w:rPr>
        <w:tab/>
      </w:r>
      <w:r w:rsidR="00EA367A" w:rsidRPr="00EA367A">
        <w:t>The development is divided into four primary phases:</w:t>
      </w:r>
    </w:p>
    <w:p w14:paraId="25B37623" w14:textId="77777777" w:rsidR="00EA367A" w:rsidRPr="00EA367A" w:rsidRDefault="00EA367A" w:rsidP="00254CFE">
      <w:pPr>
        <w:numPr>
          <w:ilvl w:val="0"/>
          <w:numId w:val="14"/>
        </w:numPr>
        <w:suppressAutoHyphens w:val="0"/>
        <w:jc w:val="both"/>
        <w:rPr>
          <w:lang w:bidi="gu-IN"/>
        </w:rPr>
      </w:pPr>
      <w:r w:rsidRPr="00EA367A">
        <w:rPr>
          <w:b/>
          <w:bCs/>
          <w:lang w:bidi="gu-IN"/>
        </w:rPr>
        <w:t>Requirements &amp; Analysis:</w:t>
      </w:r>
      <w:r w:rsidRPr="00EA367A">
        <w:rPr>
          <w:lang w:bidi="gu-IN"/>
        </w:rPr>
        <w:t xml:space="preserve"> Finalizing the SRS, Class Diagrams, and Database Schema.</w:t>
      </w:r>
    </w:p>
    <w:p w14:paraId="70C7EFCF" w14:textId="3E6E0321" w:rsidR="00EA367A" w:rsidRPr="00EA367A" w:rsidRDefault="00EA367A" w:rsidP="00254CFE">
      <w:pPr>
        <w:numPr>
          <w:ilvl w:val="0"/>
          <w:numId w:val="14"/>
        </w:numPr>
        <w:suppressAutoHyphens w:val="0"/>
        <w:jc w:val="both"/>
        <w:rPr>
          <w:lang w:bidi="gu-IN"/>
        </w:rPr>
      </w:pPr>
      <w:r w:rsidRPr="00EA367A">
        <w:rPr>
          <w:b/>
          <w:bCs/>
          <w:lang w:bidi="gu-IN"/>
        </w:rPr>
        <w:t>Core Backend Development:</w:t>
      </w:r>
      <w:r w:rsidRPr="00EA367A">
        <w:rPr>
          <w:lang w:bidi="gu-IN"/>
        </w:rPr>
        <w:t xml:space="preserve"> Implementing Spring Boot services, JWT authentication, and MySQL table relationships.</w:t>
      </w:r>
    </w:p>
    <w:p w14:paraId="4147C2E6" w14:textId="1D7AD38B" w:rsidR="00EA367A" w:rsidRPr="00EA367A" w:rsidRDefault="00EA367A" w:rsidP="00254CFE">
      <w:pPr>
        <w:numPr>
          <w:ilvl w:val="0"/>
          <w:numId w:val="14"/>
        </w:numPr>
        <w:suppressAutoHyphens w:val="0"/>
        <w:jc w:val="both"/>
        <w:rPr>
          <w:lang w:bidi="gu-IN"/>
        </w:rPr>
      </w:pPr>
      <w:r w:rsidRPr="00EA367A">
        <w:rPr>
          <w:b/>
          <w:bCs/>
          <w:lang w:bidi="gu-IN"/>
        </w:rPr>
        <w:t>Frontend Integration:</w:t>
      </w:r>
      <w:r w:rsidRPr="00EA367A">
        <w:rPr>
          <w:lang w:bidi="gu-IN"/>
        </w:rPr>
        <w:t xml:space="preserve"> Developing React components for dashboards, sidebar navigation, and the notification center.</w:t>
      </w:r>
    </w:p>
    <w:p w14:paraId="459839C4" w14:textId="781AFD22" w:rsidR="00254CFE" w:rsidRDefault="00EA367A" w:rsidP="00254CFE">
      <w:pPr>
        <w:numPr>
          <w:ilvl w:val="0"/>
          <w:numId w:val="14"/>
        </w:numPr>
        <w:suppressAutoHyphens w:val="0"/>
        <w:jc w:val="both"/>
        <w:rPr>
          <w:lang w:bidi="gu-IN"/>
        </w:rPr>
      </w:pPr>
      <w:r w:rsidRPr="00EA367A">
        <w:rPr>
          <w:b/>
          <w:bCs/>
          <w:lang w:bidi="gu-IN"/>
        </w:rPr>
        <w:t>Testing &amp; Deployment:</w:t>
      </w:r>
      <w:r w:rsidRPr="00EA367A">
        <w:rPr>
          <w:lang w:bidi="gu-IN"/>
        </w:rPr>
        <w:t xml:space="preserve"> Running test cases for role-based access and ensuring 99% reliability.</w:t>
      </w:r>
    </w:p>
    <w:p w14:paraId="363F9353" w14:textId="77777777" w:rsidR="00A747FD" w:rsidRDefault="00A747FD" w:rsidP="00A747FD">
      <w:pPr>
        <w:suppressAutoHyphens w:val="0"/>
        <w:ind w:left="1440"/>
        <w:jc w:val="both"/>
        <w:rPr>
          <w:lang w:bidi="gu-IN"/>
        </w:rPr>
      </w:pPr>
    </w:p>
    <w:p w14:paraId="695EE9CC" w14:textId="77777777" w:rsidR="00A747FD" w:rsidRDefault="00A747FD" w:rsidP="00A747FD">
      <w:pPr>
        <w:suppressAutoHyphens w:val="0"/>
        <w:ind w:left="1440"/>
        <w:jc w:val="both"/>
        <w:rPr>
          <w:lang w:bidi="gu-IN"/>
        </w:rPr>
      </w:pPr>
    </w:p>
    <w:p w14:paraId="11A7DD57" w14:textId="77777777" w:rsidR="00A747FD" w:rsidRDefault="00A747FD" w:rsidP="00A747FD">
      <w:pPr>
        <w:suppressAutoHyphens w:val="0"/>
        <w:ind w:left="1440"/>
        <w:jc w:val="both"/>
        <w:rPr>
          <w:lang w:bidi="gu-IN"/>
        </w:rPr>
      </w:pPr>
    </w:p>
    <w:p w14:paraId="7292AF20" w14:textId="77777777" w:rsidR="00A747FD" w:rsidRDefault="00A747FD" w:rsidP="00A747FD">
      <w:pPr>
        <w:suppressAutoHyphens w:val="0"/>
        <w:ind w:left="1440"/>
        <w:jc w:val="both"/>
        <w:rPr>
          <w:lang w:bidi="gu-IN"/>
        </w:rPr>
      </w:pPr>
    </w:p>
    <w:p w14:paraId="6709B26A" w14:textId="77777777" w:rsidR="00A747FD" w:rsidRDefault="00A747FD" w:rsidP="00A747FD">
      <w:pPr>
        <w:suppressAutoHyphens w:val="0"/>
        <w:ind w:left="1440"/>
        <w:jc w:val="both"/>
        <w:rPr>
          <w:lang w:bidi="gu-IN"/>
        </w:rPr>
      </w:pPr>
    </w:p>
    <w:p w14:paraId="18C93E3E" w14:textId="77777777" w:rsidR="00A747FD" w:rsidRDefault="00A747FD" w:rsidP="00A747FD">
      <w:pPr>
        <w:suppressAutoHyphens w:val="0"/>
        <w:ind w:left="1440"/>
        <w:jc w:val="both"/>
        <w:rPr>
          <w:lang w:bidi="gu-IN"/>
        </w:rPr>
      </w:pPr>
    </w:p>
    <w:p w14:paraId="01887A09" w14:textId="77777777" w:rsidR="00A747FD" w:rsidRDefault="00A747FD" w:rsidP="00A747FD">
      <w:pPr>
        <w:suppressAutoHyphens w:val="0"/>
        <w:ind w:left="1440"/>
        <w:jc w:val="both"/>
        <w:rPr>
          <w:lang w:bidi="gu-IN"/>
        </w:rPr>
      </w:pPr>
    </w:p>
    <w:p w14:paraId="031D01DB" w14:textId="77777777" w:rsidR="00A747FD" w:rsidRDefault="00A747FD" w:rsidP="00A747FD">
      <w:pPr>
        <w:suppressAutoHyphens w:val="0"/>
        <w:ind w:left="1440"/>
        <w:jc w:val="both"/>
        <w:rPr>
          <w:lang w:bidi="gu-IN"/>
        </w:rPr>
      </w:pPr>
    </w:p>
    <w:p w14:paraId="54F55AAB" w14:textId="77777777" w:rsidR="00A747FD" w:rsidRDefault="00A747FD" w:rsidP="00A747FD">
      <w:pPr>
        <w:suppressAutoHyphens w:val="0"/>
        <w:ind w:left="1440"/>
        <w:jc w:val="both"/>
        <w:rPr>
          <w:lang w:bidi="gu-IN"/>
        </w:rPr>
      </w:pPr>
    </w:p>
    <w:p w14:paraId="2FDD27FF" w14:textId="77777777" w:rsidR="00A747FD" w:rsidRDefault="00A747FD" w:rsidP="00A747FD">
      <w:pPr>
        <w:suppressAutoHyphens w:val="0"/>
        <w:ind w:left="1440"/>
        <w:jc w:val="both"/>
        <w:rPr>
          <w:lang w:bidi="gu-IN"/>
        </w:rPr>
      </w:pPr>
    </w:p>
    <w:p w14:paraId="049A2793" w14:textId="77777777" w:rsidR="00A747FD" w:rsidRDefault="00A747FD" w:rsidP="00A747FD">
      <w:pPr>
        <w:suppressAutoHyphens w:val="0"/>
        <w:ind w:left="1440"/>
        <w:jc w:val="both"/>
        <w:rPr>
          <w:lang w:bidi="gu-IN"/>
        </w:rPr>
      </w:pPr>
    </w:p>
    <w:p w14:paraId="221F2737" w14:textId="77777777" w:rsidR="00A747FD" w:rsidRDefault="00A747FD" w:rsidP="00A747FD">
      <w:pPr>
        <w:suppressAutoHyphens w:val="0"/>
        <w:ind w:left="1440"/>
        <w:jc w:val="both"/>
        <w:rPr>
          <w:lang w:bidi="gu-IN"/>
        </w:rPr>
      </w:pPr>
    </w:p>
    <w:p w14:paraId="74557CEB" w14:textId="77777777" w:rsidR="00A747FD" w:rsidRDefault="00A747FD" w:rsidP="00A747FD">
      <w:pPr>
        <w:suppressAutoHyphens w:val="0"/>
        <w:ind w:left="1440"/>
        <w:jc w:val="both"/>
        <w:rPr>
          <w:lang w:bidi="gu-IN"/>
        </w:rPr>
      </w:pPr>
    </w:p>
    <w:p w14:paraId="19E02292" w14:textId="77777777" w:rsidR="00A747FD" w:rsidRDefault="00A747FD" w:rsidP="00A747FD">
      <w:pPr>
        <w:suppressAutoHyphens w:val="0"/>
        <w:ind w:left="1440"/>
        <w:jc w:val="both"/>
        <w:rPr>
          <w:lang w:bidi="gu-IN"/>
        </w:rPr>
      </w:pPr>
    </w:p>
    <w:p w14:paraId="42BF987A" w14:textId="77777777" w:rsidR="00A747FD" w:rsidRDefault="00A747FD" w:rsidP="00A747FD">
      <w:pPr>
        <w:suppressAutoHyphens w:val="0"/>
        <w:ind w:left="1440"/>
        <w:jc w:val="both"/>
        <w:rPr>
          <w:lang w:bidi="gu-IN"/>
        </w:rPr>
      </w:pPr>
    </w:p>
    <w:p w14:paraId="56B31879" w14:textId="77777777" w:rsidR="00A747FD" w:rsidRDefault="00A747FD" w:rsidP="00A747FD">
      <w:pPr>
        <w:suppressAutoHyphens w:val="0"/>
        <w:ind w:left="1440"/>
        <w:jc w:val="both"/>
        <w:rPr>
          <w:lang w:bidi="gu-IN"/>
        </w:rPr>
      </w:pPr>
    </w:p>
    <w:p w14:paraId="3FB53A84" w14:textId="77777777" w:rsidR="00C057DD" w:rsidRDefault="00C057DD" w:rsidP="00A747FD">
      <w:pPr>
        <w:suppressAutoHyphens w:val="0"/>
        <w:ind w:left="1440"/>
        <w:jc w:val="both"/>
        <w:rPr>
          <w:lang w:bidi="gu-IN"/>
        </w:rPr>
      </w:pPr>
    </w:p>
    <w:p w14:paraId="63625417" w14:textId="77777777" w:rsidR="00A747FD" w:rsidRDefault="00A747FD" w:rsidP="00A747FD">
      <w:pPr>
        <w:suppressAutoHyphens w:val="0"/>
        <w:ind w:left="1440"/>
        <w:jc w:val="both"/>
        <w:rPr>
          <w:lang w:bidi="gu-IN"/>
        </w:rPr>
      </w:pPr>
    </w:p>
    <w:p w14:paraId="43F22C0D" w14:textId="77777777" w:rsidR="00FC2D42" w:rsidRPr="00254CFE" w:rsidRDefault="00FC2D42" w:rsidP="00A747FD">
      <w:pPr>
        <w:suppressAutoHyphens w:val="0"/>
        <w:ind w:left="1440"/>
        <w:jc w:val="both"/>
        <w:rPr>
          <w:lang w:bidi="gu-IN"/>
        </w:rPr>
      </w:pPr>
    </w:p>
    <w:p w14:paraId="178C7987" w14:textId="6C3E6368" w:rsidR="005D7F11" w:rsidRDefault="003A01A2" w:rsidP="00A747FD">
      <w:pPr>
        <w:suppressAutoHyphens w:val="0"/>
        <w:ind w:left="720"/>
        <w:rPr>
          <w:b/>
          <w:bCs/>
          <w:sz w:val="28"/>
          <w:szCs w:val="28"/>
          <w:lang w:bidi="gu-IN"/>
        </w:rPr>
      </w:pPr>
      <w:r w:rsidRPr="003A01A2">
        <w:rPr>
          <w:b/>
          <w:bCs/>
          <w:sz w:val="28"/>
          <w:szCs w:val="28"/>
        </w:rPr>
        <w:lastRenderedPageBreak/>
        <w:t>2.2.3 MILESTONES AND DELIVERABLES</w:t>
      </w:r>
    </w:p>
    <w:tbl>
      <w:tblPr>
        <w:tblpPr w:leftFromText="180" w:rightFromText="180" w:vertAnchor="text" w:horzAnchor="margin" w:tblpXSpec="center" w:tblpY="432"/>
        <w:tblW w:w="6908" w:type="dxa"/>
        <w:tblCellSpacing w:w="15" w:type="dxa"/>
        <w:tblCellMar>
          <w:left w:w="0" w:type="dxa"/>
          <w:right w:w="0" w:type="dxa"/>
        </w:tblCellMar>
        <w:tblLook w:val="04A0" w:firstRow="1" w:lastRow="0" w:firstColumn="1" w:lastColumn="0" w:noHBand="0" w:noVBand="1"/>
      </w:tblPr>
      <w:tblGrid>
        <w:gridCol w:w="1800"/>
        <w:gridCol w:w="1838"/>
        <w:gridCol w:w="3270"/>
      </w:tblGrid>
      <w:tr w:rsidR="00254CFE" w:rsidRPr="006D4693" w14:paraId="2AD3D841" w14:textId="77777777" w:rsidTr="00A747FD">
        <w:trPr>
          <w:trHeight w:val="2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B9EF2"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Milestone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D9DE7"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Deliverable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0F87A6"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Key Features Included</w:t>
            </w:r>
          </w:p>
        </w:tc>
      </w:tr>
      <w:tr w:rsidR="00254CFE" w:rsidRPr="006D4693" w14:paraId="1B794C7B" w14:textId="77777777" w:rsidTr="00A747FD">
        <w:trPr>
          <w:trHeight w:val="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BED4A"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M1: Foundation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AE1C8"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System Design Doc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4B4CE"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Finalized ER Diagram and API Documentation.</w:t>
            </w:r>
          </w:p>
        </w:tc>
      </w:tr>
      <w:tr w:rsidR="00254CFE" w:rsidRPr="006D4693" w14:paraId="750360A1" w14:textId="77777777" w:rsidTr="00A747FD">
        <w:trPr>
          <w:trHeight w:val="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7D816"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M2: Auth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A98FD1"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Secure 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FF3E3C"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OTP-based verification and JWT role-based access.</w:t>
            </w:r>
          </w:p>
        </w:tc>
      </w:tr>
      <w:tr w:rsidR="00254CFE" w:rsidRPr="006D4693" w14:paraId="364ED077" w14:textId="77777777" w:rsidTr="00A747FD">
        <w:trPr>
          <w:trHeight w:val="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F02B7"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M3: Core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7F4A1"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Eligibility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B0AFA3"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Automated Green/Red eligibility checking for students.</w:t>
            </w:r>
          </w:p>
        </w:tc>
      </w:tr>
      <w:tr w:rsidR="00254CFE" w:rsidRPr="006D4693" w14:paraId="78C446E5" w14:textId="77777777" w:rsidTr="00A747FD">
        <w:trPr>
          <w:trHeight w:val="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02D51" w14:textId="77777777" w:rsidR="00254CFE" w:rsidRPr="006D4693" w:rsidRDefault="00254CFE" w:rsidP="00A747FD">
            <w:pPr>
              <w:suppressAutoHyphens w:val="0"/>
              <w:rPr>
                <w:color w:val="1F1F1F"/>
                <w:lang w:bidi="gu-IN"/>
              </w:rPr>
            </w:pPr>
            <w:r w:rsidRPr="006D4693">
              <w:rPr>
                <w:b/>
                <w:bCs/>
                <w:color w:val="1F1F1F"/>
                <w:bdr w:val="none" w:sz="0" w:space="0" w:color="auto" w:frame="1"/>
                <w:lang w:bidi="gu-IN"/>
              </w:rPr>
              <w:t>M4: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725DD" w14:textId="77777777" w:rsidR="00254CFE" w:rsidRPr="006D4693" w:rsidRDefault="00254CFE" w:rsidP="00A747FD">
            <w:pPr>
              <w:suppressAutoHyphens w:val="0"/>
              <w:rPr>
                <w:color w:val="1F1F1F"/>
                <w:lang w:bidi="gu-IN"/>
              </w:rPr>
            </w:pPr>
            <w:r w:rsidRPr="006D4693">
              <w:rPr>
                <w:color w:val="1F1F1F"/>
                <w:bdr w:val="none" w:sz="0" w:space="0" w:color="auto" w:frame="1"/>
                <w:lang w:bidi="gu-IN"/>
              </w:rPr>
              <w:t>Drive &amp; Resume Portal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453EC" w14:textId="77777777" w:rsidR="00254CFE" w:rsidRPr="006D4693" w:rsidRDefault="00254CFE" w:rsidP="00A747FD">
            <w:pPr>
              <w:suppressAutoHyphens w:val="0"/>
              <w:spacing w:afterAutospacing="1"/>
              <w:rPr>
                <w:color w:val="1F1F1F"/>
                <w:lang w:bidi="gu-IN"/>
              </w:rPr>
            </w:pPr>
            <w:r w:rsidRPr="006D4693">
              <w:rPr>
                <w:color w:val="1F1F1F"/>
                <w:bdr w:val="none" w:sz="0" w:space="0" w:color="auto" w:frame="1"/>
                <w:lang w:bidi="gu-IN"/>
              </w:rPr>
              <w:t>Resume upload (PDF), feedback system, and drive creation.</w:t>
            </w:r>
          </w:p>
        </w:tc>
      </w:tr>
      <w:tr w:rsidR="00254CFE" w:rsidRPr="006D4693" w14:paraId="4C95A50A" w14:textId="77777777" w:rsidTr="00A747FD">
        <w:trPr>
          <w:trHeight w:val="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0A7F2" w14:textId="77777777" w:rsidR="00254CFE" w:rsidRPr="006D4693" w:rsidRDefault="00254CFE" w:rsidP="00254CFE">
            <w:pPr>
              <w:suppressAutoHyphens w:val="0"/>
              <w:rPr>
                <w:color w:val="1F1F1F"/>
                <w:lang w:bidi="gu-IN"/>
              </w:rPr>
            </w:pPr>
            <w:r w:rsidRPr="006D4693">
              <w:rPr>
                <w:b/>
                <w:bCs/>
                <w:color w:val="1F1F1F"/>
                <w:bdr w:val="none" w:sz="0" w:space="0" w:color="auto" w:frame="1"/>
                <w:lang w:bidi="gu-IN"/>
              </w:rPr>
              <w:t>M5: Completion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79FFD" w14:textId="77777777" w:rsidR="00254CFE" w:rsidRPr="006D4693" w:rsidRDefault="00254CFE" w:rsidP="00254CFE">
            <w:pPr>
              <w:suppressAutoHyphens w:val="0"/>
              <w:rPr>
                <w:color w:val="1F1F1F"/>
                <w:lang w:bidi="gu-IN"/>
              </w:rPr>
            </w:pPr>
            <w:r w:rsidRPr="006D4693">
              <w:rPr>
                <w:color w:val="1F1F1F"/>
                <w:bdr w:val="none" w:sz="0" w:space="0" w:color="auto" w:frame="1"/>
                <w:lang w:bidi="gu-IN"/>
              </w:rPr>
              <w:t>Final Portal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E1AC23" w14:textId="77777777" w:rsidR="00254CFE" w:rsidRPr="006D4693" w:rsidRDefault="00254CFE" w:rsidP="00254CFE">
            <w:pPr>
              <w:suppressAutoHyphens w:val="0"/>
              <w:spacing w:before="100" w:beforeAutospacing="1" w:afterAutospacing="1"/>
              <w:rPr>
                <w:color w:val="1F1F1F"/>
                <w:lang w:bidi="gu-IN"/>
              </w:rPr>
            </w:pPr>
            <w:r w:rsidRPr="006D4693">
              <w:rPr>
                <w:color w:val="1F1F1F"/>
                <w:bdr w:val="none" w:sz="0" w:space="0" w:color="auto" w:frame="1"/>
                <w:lang w:bidi="gu-IN"/>
              </w:rPr>
              <w:t>Published Placement Results and Hall of Fame PDF export.</w:t>
            </w:r>
          </w:p>
        </w:tc>
      </w:tr>
    </w:tbl>
    <w:p w14:paraId="4FD8945E" w14:textId="7C058F8E" w:rsidR="006D4693" w:rsidRPr="00F80139" w:rsidRDefault="17C25781" w:rsidP="00F80139">
      <w:pPr>
        <w:suppressAutoHyphens w:val="0"/>
        <w:spacing w:before="100" w:beforeAutospacing="1" w:after="100" w:afterAutospacing="1"/>
        <w:ind w:left="720"/>
        <w:jc w:val="center"/>
        <w:rPr>
          <w:lang w:bidi="gu-IN"/>
        </w:rPr>
      </w:pPr>
      <w:r w:rsidRPr="00F80139">
        <w:rPr>
          <w:lang w:bidi="gu-IN"/>
        </w:rPr>
        <w:t>Table 2.2.1</w:t>
      </w:r>
    </w:p>
    <w:p w14:paraId="270773B0" w14:textId="35F695AB" w:rsidR="003A01A2" w:rsidRPr="003A01A2" w:rsidRDefault="003A01A2" w:rsidP="005D7F11">
      <w:pPr>
        <w:suppressAutoHyphens w:val="0"/>
        <w:spacing w:before="100" w:beforeAutospacing="1" w:after="100" w:afterAutospacing="1"/>
        <w:ind w:left="720"/>
        <w:rPr>
          <w:b/>
          <w:bCs/>
          <w:sz w:val="28"/>
          <w:szCs w:val="28"/>
          <w:lang w:bidi="gu-IN"/>
        </w:rPr>
      </w:pPr>
    </w:p>
    <w:p w14:paraId="7146E759" w14:textId="77777777" w:rsidR="00EA367A" w:rsidRDefault="00EA367A" w:rsidP="00EA367A">
      <w:pPr>
        <w:suppressAutoHyphens w:val="0"/>
        <w:spacing w:before="100" w:beforeAutospacing="1" w:after="100" w:afterAutospacing="1"/>
        <w:rPr>
          <w:lang w:bidi="gu-IN"/>
        </w:rPr>
      </w:pPr>
    </w:p>
    <w:p w14:paraId="6D526D3D" w14:textId="77777777" w:rsidR="00A747FD" w:rsidRDefault="00A747FD" w:rsidP="00EA367A">
      <w:pPr>
        <w:suppressAutoHyphens w:val="0"/>
        <w:spacing w:before="100" w:beforeAutospacing="1" w:after="100" w:afterAutospacing="1"/>
        <w:rPr>
          <w:lang w:bidi="gu-IN"/>
        </w:rPr>
      </w:pPr>
    </w:p>
    <w:p w14:paraId="3AFF94F4" w14:textId="77777777" w:rsidR="00A747FD" w:rsidRPr="00A747FD" w:rsidRDefault="00A747FD" w:rsidP="00A747FD">
      <w:pPr>
        <w:rPr>
          <w:lang w:bidi="gu-IN"/>
        </w:rPr>
      </w:pPr>
    </w:p>
    <w:p w14:paraId="3D513DCD" w14:textId="77777777" w:rsidR="00A747FD" w:rsidRPr="00A747FD" w:rsidRDefault="00A747FD" w:rsidP="00A747FD">
      <w:pPr>
        <w:rPr>
          <w:lang w:bidi="gu-IN"/>
        </w:rPr>
      </w:pPr>
    </w:p>
    <w:p w14:paraId="12008E08" w14:textId="77777777" w:rsidR="00A747FD" w:rsidRPr="00A747FD" w:rsidRDefault="00A747FD" w:rsidP="00A747FD">
      <w:pPr>
        <w:rPr>
          <w:lang w:bidi="gu-IN"/>
        </w:rPr>
      </w:pPr>
    </w:p>
    <w:p w14:paraId="7F93EA9C" w14:textId="77777777" w:rsidR="00A747FD" w:rsidRPr="00A747FD" w:rsidRDefault="00A747FD" w:rsidP="00A747FD">
      <w:pPr>
        <w:rPr>
          <w:lang w:bidi="gu-IN"/>
        </w:rPr>
      </w:pPr>
    </w:p>
    <w:p w14:paraId="53AF2FEE" w14:textId="77777777" w:rsidR="00A747FD" w:rsidRPr="00A747FD" w:rsidRDefault="00A747FD" w:rsidP="00A747FD">
      <w:pPr>
        <w:rPr>
          <w:lang w:bidi="gu-IN"/>
        </w:rPr>
      </w:pPr>
    </w:p>
    <w:p w14:paraId="4BC8888C" w14:textId="77777777" w:rsidR="00A747FD" w:rsidRPr="00A747FD" w:rsidRDefault="00A747FD" w:rsidP="00A747FD">
      <w:pPr>
        <w:rPr>
          <w:lang w:bidi="gu-IN"/>
        </w:rPr>
      </w:pPr>
    </w:p>
    <w:p w14:paraId="025F9536" w14:textId="77777777" w:rsidR="00A747FD" w:rsidRPr="00A747FD" w:rsidRDefault="00A747FD" w:rsidP="00A747FD">
      <w:pPr>
        <w:rPr>
          <w:lang w:bidi="gu-IN"/>
        </w:rPr>
      </w:pPr>
    </w:p>
    <w:p w14:paraId="230C0C88" w14:textId="77777777" w:rsidR="00A747FD" w:rsidRPr="00A747FD" w:rsidRDefault="00A747FD" w:rsidP="00A747FD">
      <w:pPr>
        <w:rPr>
          <w:lang w:bidi="gu-IN"/>
        </w:rPr>
      </w:pPr>
    </w:p>
    <w:p w14:paraId="3D14B8EB" w14:textId="77777777" w:rsidR="00A747FD" w:rsidRPr="00A747FD" w:rsidRDefault="00A747FD" w:rsidP="00A747FD">
      <w:pPr>
        <w:rPr>
          <w:lang w:bidi="gu-IN"/>
        </w:rPr>
      </w:pPr>
    </w:p>
    <w:p w14:paraId="28DF9AC3" w14:textId="77777777" w:rsidR="00A747FD" w:rsidRPr="00A747FD" w:rsidRDefault="00A747FD" w:rsidP="00A747FD">
      <w:pPr>
        <w:rPr>
          <w:lang w:bidi="gu-IN"/>
        </w:rPr>
      </w:pPr>
    </w:p>
    <w:p w14:paraId="49074846" w14:textId="77777777" w:rsidR="00A747FD" w:rsidRPr="00A747FD" w:rsidRDefault="00A747FD" w:rsidP="00A747FD">
      <w:pPr>
        <w:rPr>
          <w:lang w:bidi="gu-IN"/>
        </w:rPr>
      </w:pPr>
    </w:p>
    <w:p w14:paraId="570AFADE" w14:textId="77777777" w:rsidR="00A747FD" w:rsidRPr="00A747FD" w:rsidRDefault="00A747FD" w:rsidP="00A747FD">
      <w:pPr>
        <w:rPr>
          <w:lang w:bidi="gu-IN"/>
        </w:rPr>
      </w:pPr>
    </w:p>
    <w:p w14:paraId="4EB7F839" w14:textId="77777777" w:rsidR="00A747FD" w:rsidRPr="00A747FD" w:rsidRDefault="00A747FD" w:rsidP="00A747FD">
      <w:pPr>
        <w:rPr>
          <w:lang w:bidi="gu-IN"/>
        </w:rPr>
      </w:pPr>
    </w:p>
    <w:p w14:paraId="496DDFD4" w14:textId="77777777" w:rsidR="00A747FD" w:rsidRPr="00A747FD" w:rsidRDefault="00A747FD" w:rsidP="00A747FD">
      <w:pPr>
        <w:rPr>
          <w:lang w:bidi="gu-IN"/>
        </w:rPr>
      </w:pPr>
    </w:p>
    <w:p w14:paraId="4272F811" w14:textId="77777777" w:rsidR="00A747FD" w:rsidRDefault="00A747FD" w:rsidP="00A747FD">
      <w:pPr>
        <w:rPr>
          <w:lang w:bidi="gu-IN"/>
        </w:rPr>
      </w:pPr>
    </w:p>
    <w:p w14:paraId="453FE37C" w14:textId="77777777" w:rsidR="00A747FD" w:rsidRPr="00A747FD" w:rsidRDefault="00A747FD" w:rsidP="00A747FD">
      <w:pPr>
        <w:rPr>
          <w:lang w:bidi="gu-IN"/>
        </w:rPr>
      </w:pPr>
    </w:p>
    <w:p w14:paraId="023D9EE6" w14:textId="7278B7EF" w:rsidR="00E83848" w:rsidRDefault="00AA0D3D" w:rsidP="00A747FD">
      <w:pPr>
        <w:suppressAutoHyphens w:val="0"/>
        <w:spacing w:before="100" w:beforeAutospacing="1"/>
        <w:jc w:val="both"/>
        <w:rPr>
          <w:b/>
          <w:bCs/>
          <w:sz w:val="28"/>
          <w:szCs w:val="28"/>
          <w:lang w:bidi="gu-IN"/>
        </w:rPr>
      </w:pPr>
      <w:r>
        <w:rPr>
          <w:b/>
          <w:bCs/>
          <w:sz w:val="28"/>
          <w:szCs w:val="28"/>
          <w:lang w:bidi="gu-IN"/>
        </w:rPr>
        <w:tab/>
      </w:r>
      <w:r w:rsidR="002A5865" w:rsidRPr="002A5865">
        <w:rPr>
          <w:b/>
          <w:bCs/>
          <w:sz w:val="28"/>
          <w:szCs w:val="28"/>
        </w:rPr>
        <w:t>2.2.4 ROLES AND RESPONSIBILITIES</w:t>
      </w:r>
    </w:p>
    <w:p w14:paraId="3255194B" w14:textId="7A0CA875" w:rsidR="00121315" w:rsidRDefault="00121315" w:rsidP="00A747FD">
      <w:pPr>
        <w:pStyle w:val="NormalWeb"/>
        <w:spacing w:before="0" w:beforeAutospacing="0" w:after="0" w:afterAutospacing="0"/>
        <w:ind w:left="1440"/>
        <w:jc w:val="both"/>
      </w:pPr>
      <w:r>
        <w:rPr>
          <w:rFonts w:hAnsi="Symbol"/>
        </w:rPr>
        <w:t></w:t>
      </w:r>
      <w:r>
        <w:t xml:space="preserve">  </w:t>
      </w:r>
      <w:r>
        <w:rPr>
          <w:rStyle w:val="citation-394"/>
          <w:b/>
          <w:bCs/>
        </w:rPr>
        <w:t>TPO/Admin:</w:t>
      </w:r>
      <w:r>
        <w:rPr>
          <w:rStyle w:val="citation-394"/>
        </w:rPr>
        <w:t xml:space="preserve"> Manages company profiles, defines job drive criteria, reviews resumes, and publishes final results </w:t>
      </w:r>
      <w:r>
        <w:t>.</w:t>
      </w:r>
    </w:p>
    <w:p w14:paraId="05B82738" w14:textId="77777777" w:rsidR="00121315" w:rsidRDefault="00121315" w:rsidP="00A747FD">
      <w:pPr>
        <w:pStyle w:val="NormalWeb"/>
        <w:spacing w:before="0" w:beforeAutospacing="0" w:after="0" w:afterAutospacing="0"/>
        <w:ind w:left="1440"/>
        <w:jc w:val="both"/>
      </w:pPr>
      <w:r>
        <w:rPr>
          <w:rFonts w:hAnsi="Symbol"/>
        </w:rPr>
        <w:t></w:t>
      </w:r>
      <w:r>
        <w:t xml:space="preserve">  </w:t>
      </w:r>
      <w:r>
        <w:rPr>
          <w:rStyle w:val="citation-393"/>
          <w:rFonts w:eastAsiaTheme="majorEastAsia"/>
          <w:b/>
          <w:bCs/>
        </w:rPr>
        <w:t>Student:</w:t>
      </w:r>
      <w:r>
        <w:rPr>
          <w:rStyle w:val="citation-393"/>
          <w:rFonts w:eastAsiaTheme="majorEastAsia"/>
        </w:rPr>
        <w:t xml:space="preserve"> Maintains personal profile, uploads PDF resumes, applies for eligible drives, and tracks application status </w:t>
      </w:r>
      <w:r>
        <w:t>.</w:t>
      </w:r>
    </w:p>
    <w:p w14:paraId="3F9A7AF1" w14:textId="6D0F152B" w:rsidR="008A2B77" w:rsidRDefault="00121315" w:rsidP="00E91772">
      <w:pPr>
        <w:pStyle w:val="NormalWeb"/>
        <w:spacing w:before="0" w:beforeAutospacing="0" w:after="0" w:afterAutospacing="0"/>
        <w:ind w:left="1440"/>
        <w:jc w:val="both"/>
      </w:pPr>
      <w:r>
        <w:rPr>
          <w:rFonts w:hAnsi="Symbol"/>
        </w:rPr>
        <w:t></w:t>
      </w:r>
      <w:r>
        <w:t xml:space="preserve">  </w:t>
      </w:r>
      <w:r>
        <w:rPr>
          <w:rStyle w:val="citation-392"/>
          <w:b/>
          <w:bCs/>
        </w:rPr>
        <w:t>System (Automation):</w:t>
      </w:r>
      <w:r>
        <w:rPr>
          <w:rStyle w:val="citation-392"/>
        </w:rPr>
        <w:t xml:space="preserve"> Handles auto-restriction of placed users and restricts multiple drive applications once a student is selected</w:t>
      </w:r>
      <w:r>
        <w:t>.</w:t>
      </w:r>
    </w:p>
    <w:p w14:paraId="42D3B4F8" w14:textId="77777777" w:rsidR="00E91772" w:rsidRDefault="00E91772" w:rsidP="00E91772">
      <w:pPr>
        <w:pStyle w:val="NormalWeb"/>
        <w:spacing w:before="0" w:beforeAutospacing="0" w:after="0" w:afterAutospacing="0"/>
        <w:ind w:left="1440"/>
        <w:jc w:val="both"/>
      </w:pPr>
    </w:p>
    <w:p w14:paraId="7491D10A" w14:textId="4E3E0A4B" w:rsidR="008A2B77" w:rsidRPr="008A2B77" w:rsidRDefault="008A2B77" w:rsidP="00E91772">
      <w:pPr>
        <w:pStyle w:val="NormalWeb"/>
        <w:spacing w:before="0" w:beforeAutospacing="0" w:after="0" w:afterAutospacing="0"/>
        <w:jc w:val="both"/>
        <w:rPr>
          <w:b/>
          <w:bCs/>
          <w:sz w:val="28"/>
          <w:szCs w:val="28"/>
        </w:rPr>
      </w:pPr>
      <w:r>
        <w:tab/>
      </w:r>
      <w:r w:rsidRPr="008A2B77">
        <w:rPr>
          <w:b/>
          <w:bCs/>
          <w:sz w:val="28"/>
          <w:szCs w:val="28"/>
        </w:rPr>
        <w:t>2.2.5 GROUP DEPENDENCIES</w:t>
      </w:r>
    </w:p>
    <w:p w14:paraId="608F7943" w14:textId="19DB5E3B" w:rsidR="00986B76" w:rsidRPr="00986B76" w:rsidRDefault="00986B76" w:rsidP="00E91772">
      <w:pPr>
        <w:pStyle w:val="NormalWeb"/>
        <w:spacing w:before="0" w:beforeAutospacing="0" w:after="0" w:afterAutospacing="0"/>
        <w:ind w:left="1440"/>
        <w:jc w:val="both"/>
      </w:pPr>
      <w:r w:rsidRPr="00986B76">
        <w:t>The success of the implementation relies on several internal and external dependencies:</w:t>
      </w:r>
    </w:p>
    <w:p w14:paraId="7B2BD7FA" w14:textId="77777777" w:rsidR="00986B76" w:rsidRPr="00986B76" w:rsidRDefault="00986B76" w:rsidP="00E91772">
      <w:pPr>
        <w:numPr>
          <w:ilvl w:val="0"/>
          <w:numId w:val="15"/>
        </w:numPr>
        <w:suppressAutoHyphens w:val="0"/>
        <w:jc w:val="both"/>
        <w:rPr>
          <w:lang w:bidi="gu-IN"/>
        </w:rPr>
      </w:pPr>
      <w:r w:rsidRPr="00986B76">
        <w:rPr>
          <w:b/>
          <w:bCs/>
          <w:lang w:bidi="gu-IN"/>
        </w:rPr>
        <w:t>Database Connectivity:</w:t>
      </w:r>
      <w:r w:rsidRPr="00986B76">
        <w:rPr>
          <w:lang w:bidi="gu-IN"/>
        </w:rPr>
        <w:t xml:space="preserve"> The Spring Boot backend is dependent on the MySQL database being correctly configured with the defined entity relationships.</w:t>
      </w:r>
    </w:p>
    <w:p w14:paraId="5C098D73" w14:textId="77777777" w:rsidR="00986B76" w:rsidRPr="00986B76" w:rsidRDefault="00986B76" w:rsidP="00E91772">
      <w:pPr>
        <w:numPr>
          <w:ilvl w:val="0"/>
          <w:numId w:val="15"/>
        </w:numPr>
        <w:suppressAutoHyphens w:val="0"/>
        <w:jc w:val="both"/>
        <w:rPr>
          <w:lang w:bidi="gu-IN"/>
        </w:rPr>
      </w:pPr>
      <w:r w:rsidRPr="00986B76">
        <w:rPr>
          <w:b/>
          <w:bCs/>
          <w:lang w:bidi="gu-IN"/>
        </w:rPr>
        <w:t>Email/SMS Service:</w:t>
      </w:r>
      <w:r w:rsidRPr="00986B76">
        <w:rPr>
          <w:lang w:bidi="gu-IN"/>
        </w:rPr>
        <w:t xml:space="preserve"> The mandatory OTP-based verification is dependent on successful integration with external communication APIs.</w:t>
      </w:r>
    </w:p>
    <w:p w14:paraId="758469E3" w14:textId="77777777" w:rsidR="00986B76" w:rsidRPr="00986B76" w:rsidRDefault="00986B76" w:rsidP="00E91772">
      <w:pPr>
        <w:numPr>
          <w:ilvl w:val="0"/>
          <w:numId w:val="15"/>
        </w:numPr>
        <w:suppressAutoHyphens w:val="0"/>
        <w:jc w:val="both"/>
        <w:rPr>
          <w:lang w:bidi="gu-IN"/>
        </w:rPr>
      </w:pPr>
      <w:r w:rsidRPr="00986B76">
        <w:rPr>
          <w:b/>
          <w:bCs/>
          <w:lang w:bidi="gu-IN"/>
        </w:rPr>
        <w:t>File Storage:</w:t>
      </w:r>
      <w:r w:rsidRPr="00986B76">
        <w:rPr>
          <w:lang w:bidi="gu-IN"/>
        </w:rPr>
        <w:t xml:space="preserve"> The Resume Management feature depends on a reliable file server or cloud storage to host the PDF URLs.</w:t>
      </w:r>
    </w:p>
    <w:p w14:paraId="51B03C39" w14:textId="2F61BD12" w:rsidR="00FF79A6" w:rsidRPr="004C24EE" w:rsidRDefault="00986B76" w:rsidP="00C51045">
      <w:pPr>
        <w:numPr>
          <w:ilvl w:val="0"/>
          <w:numId w:val="15"/>
        </w:numPr>
        <w:suppressAutoHyphens w:val="0"/>
        <w:spacing w:before="100" w:beforeAutospacing="1" w:after="100" w:afterAutospacing="1"/>
        <w:jc w:val="both"/>
        <w:rPr>
          <w:lang w:bidi="gu-IN"/>
        </w:rPr>
        <w:sectPr w:rsidR="00FF79A6" w:rsidRPr="004C24EE" w:rsidSect="00544D03">
          <w:headerReference w:type="default" r:id="rId15"/>
          <w:footerReference w:type="default" r:id="rId16"/>
          <w:pgSz w:w="11906" w:h="16838" w:code="9"/>
          <w:pgMar w:top="1440" w:right="1440" w:bottom="1440" w:left="2160" w:header="720" w:footer="720" w:gutter="0"/>
          <w:cols w:space="720"/>
          <w:docGrid w:linePitch="360"/>
        </w:sectPr>
      </w:pPr>
      <w:r w:rsidRPr="00986B76">
        <w:rPr>
          <w:b/>
          <w:bCs/>
          <w:lang w:bidi="gu-IN"/>
        </w:rPr>
        <w:t>Frontend-Backend Sync:</w:t>
      </w:r>
      <w:r w:rsidRPr="00986B76">
        <w:rPr>
          <w:lang w:bidi="gu-IN"/>
        </w:rPr>
        <w:t xml:space="preserve"> The React UI depends on the REST API endpoints provided by the Spring Boot services for real-time status updates (Pending → Selected)</w:t>
      </w:r>
    </w:p>
    <w:p w14:paraId="48485DD9" w14:textId="524239CD" w:rsidR="00F37189" w:rsidRPr="00287EBF" w:rsidRDefault="00F37189" w:rsidP="00C51045">
      <w:pPr>
        <w:suppressAutoHyphens w:val="0"/>
        <w:spacing w:before="100" w:beforeAutospacing="1" w:after="100" w:afterAutospacing="1"/>
        <w:jc w:val="both"/>
        <w:rPr>
          <w:b/>
          <w:bCs/>
          <w:sz w:val="32"/>
          <w:szCs w:val="32"/>
          <w:lang w:bidi="gu-IN"/>
        </w:rPr>
      </w:pPr>
    </w:p>
    <w:p w14:paraId="13B4102D" w14:textId="303618F1" w:rsidR="00F37189" w:rsidRPr="00DE4273" w:rsidRDefault="3E4DE195" w:rsidP="00C51045">
      <w:pPr>
        <w:suppressAutoHyphens w:val="0"/>
        <w:spacing w:before="100" w:beforeAutospacing="1" w:after="100" w:afterAutospacing="1"/>
        <w:jc w:val="both"/>
        <w:rPr>
          <w:b/>
          <w:bCs/>
          <w:sz w:val="32"/>
          <w:szCs w:val="32"/>
          <w:u w:val="single"/>
          <w:lang w:bidi="gu-IN"/>
        </w:rPr>
      </w:pPr>
      <w:r w:rsidRPr="00DE4273">
        <w:rPr>
          <w:b/>
          <w:bCs/>
          <w:color w:val="000000" w:themeColor="text1"/>
          <w:sz w:val="32"/>
          <w:szCs w:val="32"/>
          <w:u w:val="single"/>
        </w:rPr>
        <w:t>3.0</w:t>
      </w:r>
      <w:r w:rsidRPr="00DE4273">
        <w:rPr>
          <w:b/>
          <w:bCs/>
          <w:sz w:val="32"/>
          <w:szCs w:val="32"/>
          <w:u w:val="single"/>
        </w:rPr>
        <w:t xml:space="preserve"> SYSTEM REQUIREMENTS STUDY</w:t>
      </w:r>
    </w:p>
    <w:p w14:paraId="6E37153F" w14:textId="1BB97666" w:rsidR="00287EBF" w:rsidRDefault="00287EBF" w:rsidP="00E91772">
      <w:pPr>
        <w:suppressAutoHyphens w:val="0"/>
        <w:jc w:val="both"/>
        <w:rPr>
          <w:b/>
          <w:bCs/>
          <w:sz w:val="28"/>
          <w:szCs w:val="28"/>
          <w:lang w:bidi="gu-IN"/>
        </w:rPr>
      </w:pPr>
      <w:r>
        <w:rPr>
          <w:b/>
          <w:bCs/>
          <w:sz w:val="32"/>
          <w:szCs w:val="32"/>
          <w:lang w:bidi="gu-IN"/>
        </w:rPr>
        <w:tab/>
      </w:r>
      <w:r w:rsidR="00340760" w:rsidRPr="00340760">
        <w:rPr>
          <w:b/>
          <w:bCs/>
          <w:sz w:val="28"/>
          <w:szCs w:val="28"/>
        </w:rPr>
        <w:t>3.1 STUDY OF CURRENT SYSTEM</w:t>
      </w:r>
    </w:p>
    <w:p w14:paraId="597D41E6" w14:textId="42AF45B5" w:rsidR="00340760" w:rsidRDefault="00BA5BD4" w:rsidP="00E91772">
      <w:pPr>
        <w:suppressAutoHyphens w:val="0"/>
        <w:ind w:left="720"/>
        <w:jc w:val="both"/>
        <w:rPr>
          <w:b/>
          <w:bCs/>
          <w:lang w:bidi="gu-IN"/>
        </w:rPr>
      </w:pPr>
      <w:r>
        <w:t>The current system (presumed manual or semi-automated) involves the Training and Placement Officer (TPO) handling physical student files, manual Excel sheets for tracking eligibility, and email-based communication for drive updates. Resumes are often stored in unorganized folders, making retrieval and feedback slow and inconsistent.</w:t>
      </w:r>
    </w:p>
    <w:p w14:paraId="4972E70C" w14:textId="77777777" w:rsidR="00E91772" w:rsidRPr="00340760" w:rsidRDefault="00E91772" w:rsidP="00E91772">
      <w:pPr>
        <w:suppressAutoHyphens w:val="0"/>
        <w:ind w:left="720"/>
        <w:jc w:val="both"/>
        <w:rPr>
          <w:b/>
          <w:bCs/>
          <w:lang w:bidi="gu-IN"/>
        </w:rPr>
      </w:pPr>
    </w:p>
    <w:p w14:paraId="41EF2EAB" w14:textId="58168B34" w:rsidR="002A5865" w:rsidRDefault="00E35B89" w:rsidP="00E91772">
      <w:pPr>
        <w:suppressAutoHyphens w:val="0"/>
        <w:ind w:left="720"/>
        <w:jc w:val="both"/>
        <w:rPr>
          <w:b/>
          <w:bCs/>
          <w:sz w:val="28"/>
          <w:szCs w:val="28"/>
          <w:lang w:bidi="gu-IN"/>
        </w:rPr>
      </w:pPr>
      <w:r w:rsidRPr="00E35B89">
        <w:rPr>
          <w:b/>
          <w:bCs/>
          <w:sz w:val="28"/>
          <w:szCs w:val="28"/>
        </w:rPr>
        <w:t>3.2 PROBLEMS AND WEAKNESSES OF CURRENT SYSTEM</w:t>
      </w:r>
    </w:p>
    <w:p w14:paraId="555E78E5" w14:textId="33D6D421" w:rsidR="003756C0" w:rsidRPr="003756C0" w:rsidRDefault="003756C0" w:rsidP="00E91772">
      <w:pPr>
        <w:pStyle w:val="NormalWeb"/>
        <w:spacing w:before="0" w:beforeAutospacing="0" w:after="0" w:afterAutospacing="0"/>
        <w:ind w:left="720"/>
        <w:jc w:val="both"/>
      </w:pPr>
      <w:r w:rsidRPr="003756C0">
        <w:rPr>
          <w:rFonts w:hAnsi="Symbol"/>
        </w:rPr>
        <w:t></w:t>
      </w:r>
      <w:r w:rsidRPr="003756C0">
        <w:t xml:space="preserve">  </w:t>
      </w:r>
      <w:r w:rsidRPr="003756C0">
        <w:rPr>
          <w:b/>
          <w:bCs/>
        </w:rPr>
        <w:t>Manual Eligibility Calculation:</w:t>
      </w:r>
      <w:r w:rsidRPr="003756C0">
        <w:t xml:space="preserve"> Manually checking CGPA and backlogs for hundreds of students against company criteria is error-prone and time-consuming.</w:t>
      </w:r>
    </w:p>
    <w:p w14:paraId="2450BE89" w14:textId="0EFB896F" w:rsidR="003756C0" w:rsidRPr="003756C0" w:rsidRDefault="003756C0" w:rsidP="00E91772">
      <w:pPr>
        <w:suppressAutoHyphens w:val="0"/>
        <w:ind w:left="720"/>
        <w:jc w:val="both"/>
        <w:rPr>
          <w:lang w:bidi="gu-IN"/>
        </w:rPr>
      </w:pPr>
      <w:r w:rsidRPr="003756C0">
        <w:rPr>
          <w:rFonts w:hAnsi="Symbol"/>
          <w:lang w:bidi="gu-IN"/>
        </w:rPr>
        <w:t></w:t>
      </w:r>
      <w:r w:rsidRPr="003756C0">
        <w:rPr>
          <w:lang w:bidi="gu-IN"/>
        </w:rPr>
        <w:t xml:space="preserve">  </w:t>
      </w:r>
      <w:r w:rsidRPr="003756C0">
        <w:rPr>
          <w:b/>
          <w:bCs/>
          <w:lang w:bidi="gu-IN"/>
        </w:rPr>
        <w:t>Lack of Real-time Tracking:</w:t>
      </w:r>
      <w:r w:rsidRPr="003756C0">
        <w:rPr>
          <w:lang w:bidi="gu-IN"/>
        </w:rPr>
        <w:t xml:space="preserve"> Students have no central place to check their application status (Shortlisted/Rejected), leading to repeated manual inquiries.</w:t>
      </w:r>
    </w:p>
    <w:p w14:paraId="48AA6356" w14:textId="77777777" w:rsidR="003756C0" w:rsidRPr="003756C0" w:rsidRDefault="003756C0" w:rsidP="00E91772">
      <w:pPr>
        <w:suppressAutoHyphens w:val="0"/>
        <w:ind w:left="720"/>
        <w:jc w:val="both"/>
        <w:rPr>
          <w:lang w:bidi="gu-IN"/>
        </w:rPr>
      </w:pPr>
      <w:r w:rsidRPr="003756C0">
        <w:rPr>
          <w:rFonts w:hAnsi="Symbol"/>
          <w:lang w:bidi="gu-IN"/>
        </w:rPr>
        <w:t></w:t>
      </w:r>
      <w:r w:rsidRPr="003756C0">
        <w:rPr>
          <w:lang w:bidi="gu-IN"/>
        </w:rPr>
        <w:t xml:space="preserve">  </w:t>
      </w:r>
      <w:r w:rsidRPr="003756C0">
        <w:rPr>
          <w:b/>
          <w:bCs/>
          <w:lang w:bidi="gu-IN"/>
        </w:rPr>
        <w:t>Communication Gaps:</w:t>
      </w:r>
      <w:r w:rsidRPr="003756C0">
        <w:rPr>
          <w:lang w:bidi="gu-IN"/>
        </w:rPr>
        <w:t xml:space="preserve"> Public notifications can be easily missed in crowded email inboxes or physical notice boards.</w:t>
      </w:r>
    </w:p>
    <w:p w14:paraId="4BB1C4B7" w14:textId="77777777" w:rsidR="003756C0" w:rsidRDefault="003756C0" w:rsidP="00E91772">
      <w:pPr>
        <w:suppressAutoHyphens w:val="0"/>
        <w:ind w:left="720"/>
        <w:jc w:val="both"/>
        <w:rPr>
          <w:lang w:bidi="gu-IN"/>
        </w:rPr>
      </w:pPr>
      <w:r w:rsidRPr="003756C0">
        <w:rPr>
          <w:rFonts w:hAnsi="Symbol"/>
          <w:lang w:bidi="gu-IN"/>
        </w:rPr>
        <w:t></w:t>
      </w:r>
      <w:r w:rsidRPr="003756C0">
        <w:rPr>
          <w:lang w:bidi="gu-IN"/>
        </w:rPr>
        <w:t xml:space="preserve">  </w:t>
      </w:r>
      <w:r w:rsidRPr="003756C0">
        <w:rPr>
          <w:b/>
          <w:bCs/>
          <w:lang w:bidi="gu-IN"/>
        </w:rPr>
        <w:t>Data Redundancy:</w:t>
      </w:r>
      <w:r w:rsidRPr="003756C0">
        <w:rPr>
          <w:lang w:bidi="gu-IN"/>
        </w:rPr>
        <w:t xml:space="preserve"> Multiple versions of resumes and student lists create confusion during recruitment drives.</w:t>
      </w:r>
    </w:p>
    <w:p w14:paraId="08469653" w14:textId="77777777" w:rsidR="00E91772" w:rsidRPr="003756C0" w:rsidRDefault="00E91772" w:rsidP="00E91772">
      <w:pPr>
        <w:suppressAutoHyphens w:val="0"/>
        <w:ind w:left="720"/>
        <w:jc w:val="both"/>
        <w:rPr>
          <w:lang w:bidi="gu-IN"/>
        </w:rPr>
      </w:pPr>
    </w:p>
    <w:p w14:paraId="3A6FE29A" w14:textId="69DDDA5B" w:rsidR="00E35B89" w:rsidRDefault="00F657CD" w:rsidP="00E91772">
      <w:pPr>
        <w:suppressAutoHyphens w:val="0"/>
        <w:jc w:val="both"/>
        <w:rPr>
          <w:b/>
          <w:bCs/>
          <w:sz w:val="28"/>
          <w:szCs w:val="28"/>
          <w:lang w:bidi="gu-IN"/>
        </w:rPr>
      </w:pPr>
      <w:r>
        <w:rPr>
          <w:b/>
          <w:bCs/>
          <w:sz w:val="28"/>
          <w:szCs w:val="28"/>
          <w:lang w:bidi="gu-IN"/>
        </w:rPr>
        <w:tab/>
      </w:r>
      <w:r w:rsidRPr="00F657CD">
        <w:rPr>
          <w:b/>
          <w:bCs/>
          <w:sz w:val="28"/>
          <w:szCs w:val="28"/>
        </w:rPr>
        <w:t>3.3 USER CHARACTERISTICS</w:t>
      </w:r>
    </w:p>
    <w:p w14:paraId="2BEA2991" w14:textId="4AA2EDA4" w:rsidR="00F657CD" w:rsidRPr="00F657CD" w:rsidRDefault="00F657CD" w:rsidP="00E91772">
      <w:pPr>
        <w:pStyle w:val="NormalWeb"/>
        <w:spacing w:before="0" w:beforeAutospacing="0" w:after="0" w:afterAutospacing="0"/>
        <w:ind w:left="720"/>
      </w:pPr>
      <w:r w:rsidRPr="00F657CD">
        <w:rPr>
          <w:rFonts w:hAnsi="Symbol"/>
        </w:rPr>
        <w:t></w:t>
      </w:r>
      <w:r w:rsidRPr="00F657CD">
        <w:t xml:space="preserve">  </w:t>
      </w:r>
      <w:r w:rsidRPr="00F657CD">
        <w:rPr>
          <w:b/>
          <w:bCs/>
        </w:rPr>
        <w:t>TPO/Admin:</w:t>
      </w:r>
      <w:r w:rsidRPr="00F657CD">
        <w:t xml:space="preserve"> Users with moderate technical knowledge who require tools for branch-specific management, data filtering, and analytics generation.</w:t>
      </w:r>
    </w:p>
    <w:p w14:paraId="5E3CB9D7" w14:textId="7D920B6A" w:rsidR="00E91772" w:rsidRDefault="00F657CD" w:rsidP="00E91772">
      <w:pPr>
        <w:suppressAutoHyphens w:val="0"/>
        <w:ind w:left="720"/>
        <w:jc w:val="both"/>
        <w:rPr>
          <w:lang w:bidi="gu-IN"/>
        </w:rPr>
      </w:pPr>
      <w:r w:rsidRPr="00F657CD">
        <w:rPr>
          <w:rFonts w:hAnsi="Symbol"/>
          <w:lang w:bidi="gu-IN"/>
        </w:rPr>
        <w:t></w:t>
      </w:r>
      <w:r w:rsidRPr="00F657CD">
        <w:rPr>
          <w:lang w:bidi="gu-IN"/>
        </w:rPr>
        <w:t xml:space="preserve">  </w:t>
      </w:r>
      <w:r w:rsidRPr="00F657CD">
        <w:rPr>
          <w:b/>
          <w:bCs/>
          <w:lang w:bidi="gu-IN"/>
        </w:rPr>
        <w:t>Students:</w:t>
      </w:r>
      <w:r w:rsidRPr="00F657CD">
        <w:rPr>
          <w:lang w:bidi="gu-IN"/>
        </w:rPr>
        <w:t xml:space="preserve"> Users with basic technical skills who need an intuitive portal for profile updates and job applications.</w:t>
      </w:r>
    </w:p>
    <w:p w14:paraId="3C556235" w14:textId="5EDF525C" w:rsidR="00FC2BC8" w:rsidRDefault="00FC2BC8" w:rsidP="00463A2B">
      <w:pPr>
        <w:suppressAutoHyphens w:val="0"/>
        <w:spacing w:before="100" w:beforeAutospacing="1"/>
        <w:ind w:left="720"/>
        <w:jc w:val="both"/>
        <w:rPr>
          <w:b/>
          <w:bCs/>
          <w:sz w:val="28"/>
          <w:szCs w:val="28"/>
          <w:lang w:bidi="gu-IN"/>
        </w:rPr>
      </w:pPr>
      <w:r w:rsidRPr="00FC2BC8">
        <w:rPr>
          <w:b/>
          <w:bCs/>
          <w:sz w:val="28"/>
          <w:szCs w:val="28"/>
        </w:rPr>
        <w:t>3.4 HARDWARE AND SOFTWARE REQUIREMENTS</w:t>
      </w:r>
    </w:p>
    <w:p w14:paraId="2C32D710" w14:textId="77777777" w:rsidR="006339A2" w:rsidRDefault="006339A2" w:rsidP="00463A2B">
      <w:pPr>
        <w:pStyle w:val="NormalWeb"/>
        <w:spacing w:before="0" w:beforeAutospacing="0" w:after="0" w:afterAutospacing="0"/>
        <w:ind w:firstLine="720"/>
        <w:jc w:val="both"/>
      </w:pPr>
      <w:r>
        <w:rPr>
          <w:rFonts w:hAnsi="Symbol"/>
        </w:rPr>
        <w:t></w:t>
      </w:r>
      <w:r>
        <w:t xml:space="preserve">  </w:t>
      </w:r>
      <w:r>
        <w:rPr>
          <w:b/>
          <w:bCs/>
        </w:rPr>
        <w:t>Minimum Hardware:</w:t>
      </w:r>
    </w:p>
    <w:p w14:paraId="35714333" w14:textId="77777777" w:rsidR="006339A2" w:rsidRDefault="006339A2" w:rsidP="00463A2B">
      <w:pPr>
        <w:pStyle w:val="NormalWeb"/>
        <w:numPr>
          <w:ilvl w:val="0"/>
          <w:numId w:val="16"/>
        </w:numPr>
        <w:spacing w:before="0" w:beforeAutospacing="0" w:after="0" w:afterAutospacing="0"/>
        <w:jc w:val="both"/>
      </w:pPr>
      <w:r>
        <w:rPr>
          <w:b/>
          <w:bCs/>
        </w:rPr>
        <w:t>Processor:</w:t>
      </w:r>
      <w:r>
        <w:t xml:space="preserve"> Intel i3 or equivalent.</w:t>
      </w:r>
    </w:p>
    <w:p w14:paraId="552BD2D1" w14:textId="77777777" w:rsidR="006339A2" w:rsidRDefault="006339A2" w:rsidP="00463A2B">
      <w:pPr>
        <w:pStyle w:val="NormalWeb"/>
        <w:numPr>
          <w:ilvl w:val="0"/>
          <w:numId w:val="16"/>
        </w:numPr>
        <w:spacing w:before="0" w:beforeAutospacing="0" w:after="0" w:afterAutospacing="0"/>
        <w:jc w:val="both"/>
      </w:pPr>
      <w:r>
        <w:rPr>
          <w:b/>
          <w:bCs/>
        </w:rPr>
        <w:t>RAM:</w:t>
      </w:r>
      <w:r>
        <w:t xml:space="preserve"> 4GB minimum.</w:t>
      </w:r>
    </w:p>
    <w:p w14:paraId="0D438D39" w14:textId="77777777" w:rsidR="006339A2" w:rsidRDefault="006339A2" w:rsidP="00463A2B">
      <w:pPr>
        <w:pStyle w:val="NormalWeb"/>
        <w:numPr>
          <w:ilvl w:val="0"/>
          <w:numId w:val="16"/>
        </w:numPr>
        <w:spacing w:before="0" w:beforeAutospacing="0" w:after="0" w:afterAutospacing="0"/>
        <w:jc w:val="both"/>
      </w:pPr>
      <w:r>
        <w:rPr>
          <w:b/>
          <w:bCs/>
        </w:rPr>
        <w:t>Internet:</w:t>
      </w:r>
      <w:r>
        <w:t xml:space="preserve"> Stable connection for cloud-based access.</w:t>
      </w:r>
    </w:p>
    <w:p w14:paraId="738D6965" w14:textId="77777777" w:rsidR="006339A2" w:rsidRDefault="006339A2" w:rsidP="00463A2B">
      <w:pPr>
        <w:pStyle w:val="NormalWeb"/>
        <w:spacing w:before="0" w:beforeAutospacing="0" w:after="0" w:afterAutospacing="0"/>
        <w:ind w:firstLine="720"/>
        <w:jc w:val="both"/>
      </w:pPr>
      <w:r>
        <w:rPr>
          <w:rFonts w:hAnsi="Symbol"/>
        </w:rPr>
        <w:t></w:t>
      </w:r>
      <w:r>
        <w:t xml:space="preserve">  </w:t>
      </w:r>
      <w:r>
        <w:rPr>
          <w:b/>
          <w:bCs/>
        </w:rPr>
        <w:t>Software Requirements:</w:t>
      </w:r>
    </w:p>
    <w:p w14:paraId="13112F8C" w14:textId="77777777" w:rsidR="006339A2" w:rsidRDefault="006339A2" w:rsidP="00463A2B">
      <w:pPr>
        <w:pStyle w:val="NormalWeb"/>
        <w:numPr>
          <w:ilvl w:val="0"/>
          <w:numId w:val="17"/>
        </w:numPr>
        <w:spacing w:before="0" w:beforeAutospacing="0" w:after="0" w:afterAutospacing="0"/>
        <w:jc w:val="both"/>
      </w:pPr>
      <w:r>
        <w:rPr>
          <w:b/>
          <w:bCs/>
        </w:rPr>
        <w:t>Operating System:</w:t>
      </w:r>
      <w:r>
        <w:t xml:space="preserve"> Windows 10/11, macOS, or Linux.</w:t>
      </w:r>
    </w:p>
    <w:p w14:paraId="1559B80C" w14:textId="77777777" w:rsidR="006339A2" w:rsidRDefault="006339A2" w:rsidP="00463A2B">
      <w:pPr>
        <w:pStyle w:val="NormalWeb"/>
        <w:numPr>
          <w:ilvl w:val="0"/>
          <w:numId w:val="17"/>
        </w:numPr>
        <w:spacing w:before="0" w:beforeAutospacing="0" w:after="0" w:afterAutospacing="0"/>
        <w:jc w:val="both"/>
      </w:pPr>
      <w:r>
        <w:rPr>
          <w:rStyle w:val="citation-274"/>
          <w:b/>
          <w:bCs/>
        </w:rPr>
        <w:t>Browser:</w:t>
      </w:r>
      <w:r>
        <w:rPr>
          <w:rStyle w:val="citation-274"/>
        </w:rPr>
        <w:t xml:space="preserve"> Modern web browser (Chrome, Firefox, or Edge)</w:t>
      </w:r>
      <w:r>
        <w:t>.</w:t>
      </w:r>
    </w:p>
    <w:p w14:paraId="2DF661F4" w14:textId="77777777" w:rsidR="006339A2" w:rsidRDefault="006339A2" w:rsidP="00463A2B">
      <w:pPr>
        <w:pStyle w:val="NormalWeb"/>
        <w:numPr>
          <w:ilvl w:val="0"/>
          <w:numId w:val="17"/>
        </w:numPr>
        <w:spacing w:before="0" w:beforeAutospacing="0" w:after="0" w:afterAutospacing="0"/>
        <w:jc w:val="both"/>
      </w:pPr>
      <w:r>
        <w:rPr>
          <w:rStyle w:val="citation-273"/>
          <w:rFonts w:eastAsiaTheme="majorEastAsia"/>
          <w:b/>
          <w:bCs/>
        </w:rPr>
        <w:t>Backend Environment:</w:t>
      </w:r>
      <w:r>
        <w:rPr>
          <w:rStyle w:val="citation-273"/>
          <w:rFonts w:eastAsiaTheme="majorEastAsia"/>
        </w:rPr>
        <w:t xml:space="preserve"> Java Runtime Environment (JRE) for Spring Boot</w:t>
      </w:r>
      <w:r>
        <w:t>.</w:t>
      </w:r>
    </w:p>
    <w:p w14:paraId="60188CF4" w14:textId="77777777" w:rsidR="006339A2" w:rsidRDefault="006339A2" w:rsidP="00463A2B">
      <w:pPr>
        <w:pStyle w:val="NormalWeb"/>
        <w:numPr>
          <w:ilvl w:val="0"/>
          <w:numId w:val="17"/>
        </w:numPr>
        <w:spacing w:before="0" w:beforeAutospacing="0" w:after="0" w:afterAutospacing="0"/>
        <w:jc w:val="both"/>
      </w:pPr>
      <w:r>
        <w:rPr>
          <w:rStyle w:val="citation-272"/>
          <w:b/>
          <w:bCs/>
        </w:rPr>
        <w:t>Database:</w:t>
      </w:r>
      <w:r>
        <w:rPr>
          <w:rStyle w:val="citation-272"/>
        </w:rPr>
        <w:t xml:space="preserve"> MySQL Server 8.0+</w:t>
      </w:r>
      <w:r>
        <w:t>.</w:t>
      </w:r>
    </w:p>
    <w:p w14:paraId="32FA5986" w14:textId="77777777" w:rsidR="006D171A" w:rsidRDefault="006D171A" w:rsidP="00463A2B">
      <w:pPr>
        <w:pStyle w:val="NormalWeb"/>
        <w:spacing w:after="0" w:afterAutospacing="0"/>
        <w:ind w:left="1440"/>
        <w:jc w:val="both"/>
        <w:rPr>
          <w:rStyle w:val="citation-272"/>
          <w:b/>
          <w:bCs/>
        </w:rPr>
      </w:pPr>
    </w:p>
    <w:p w14:paraId="411F4688" w14:textId="77777777" w:rsidR="004C24EE" w:rsidRDefault="004C24EE" w:rsidP="00463A2B">
      <w:pPr>
        <w:pStyle w:val="NormalWeb"/>
        <w:spacing w:after="0" w:afterAutospacing="0"/>
        <w:ind w:left="1440"/>
        <w:jc w:val="both"/>
        <w:rPr>
          <w:rStyle w:val="citation-272"/>
          <w:b/>
          <w:bCs/>
        </w:rPr>
      </w:pPr>
    </w:p>
    <w:p w14:paraId="588DF764" w14:textId="77777777" w:rsidR="004C24EE" w:rsidRDefault="004C24EE" w:rsidP="00463A2B">
      <w:pPr>
        <w:pStyle w:val="NormalWeb"/>
        <w:spacing w:after="0" w:afterAutospacing="0"/>
        <w:ind w:left="1440"/>
        <w:jc w:val="both"/>
        <w:rPr>
          <w:rStyle w:val="citation-272"/>
          <w:b/>
          <w:bCs/>
        </w:rPr>
      </w:pPr>
    </w:p>
    <w:p w14:paraId="38FEEB2D" w14:textId="77777777" w:rsidR="004C24EE" w:rsidRDefault="004C24EE" w:rsidP="00463A2B">
      <w:pPr>
        <w:pStyle w:val="NormalWeb"/>
        <w:spacing w:after="0" w:afterAutospacing="0"/>
        <w:ind w:left="1440"/>
        <w:jc w:val="both"/>
        <w:rPr>
          <w:rStyle w:val="citation-272"/>
          <w:b/>
          <w:bCs/>
        </w:rPr>
      </w:pPr>
    </w:p>
    <w:p w14:paraId="517103CC" w14:textId="0387BAB6" w:rsidR="006D171A" w:rsidRPr="009B243D" w:rsidRDefault="009B243D" w:rsidP="00C51045">
      <w:pPr>
        <w:pStyle w:val="NormalWeb"/>
        <w:ind w:left="720"/>
        <w:jc w:val="both"/>
        <w:rPr>
          <w:b/>
          <w:bCs/>
          <w:sz w:val="28"/>
          <w:szCs w:val="28"/>
        </w:rPr>
      </w:pPr>
      <w:r w:rsidRPr="009B243D">
        <w:rPr>
          <w:b/>
          <w:bCs/>
          <w:sz w:val="28"/>
          <w:szCs w:val="28"/>
        </w:rPr>
        <w:lastRenderedPageBreak/>
        <w:t>3.5 CONSTRAINTS</w:t>
      </w:r>
    </w:p>
    <w:p w14:paraId="763B8DF4" w14:textId="17A15FF5" w:rsidR="00FC2BC8" w:rsidRDefault="00AA0816" w:rsidP="00463A2B">
      <w:pPr>
        <w:suppressAutoHyphens w:val="0"/>
        <w:ind w:left="720"/>
        <w:jc w:val="both"/>
        <w:rPr>
          <w:b/>
          <w:bCs/>
          <w:sz w:val="28"/>
          <w:szCs w:val="28"/>
          <w:lang w:bidi="gu-IN"/>
        </w:rPr>
      </w:pPr>
      <w:r>
        <w:rPr>
          <w:b/>
          <w:bCs/>
          <w:sz w:val="28"/>
          <w:szCs w:val="28"/>
          <w:lang w:bidi="gu-IN"/>
        </w:rPr>
        <w:tab/>
      </w:r>
      <w:r w:rsidRPr="00AA0816">
        <w:rPr>
          <w:b/>
          <w:bCs/>
          <w:sz w:val="28"/>
          <w:szCs w:val="28"/>
        </w:rPr>
        <w:t>3.</w:t>
      </w:r>
      <w:r w:rsidR="00914E9F">
        <w:rPr>
          <w:b/>
          <w:bCs/>
          <w:sz w:val="28"/>
          <w:szCs w:val="28"/>
        </w:rPr>
        <w:t>5</w:t>
      </w:r>
      <w:r w:rsidRPr="00AA0816">
        <w:rPr>
          <w:b/>
          <w:bCs/>
          <w:sz w:val="28"/>
          <w:szCs w:val="28"/>
        </w:rPr>
        <w:t>.1 REGULATORY POLICIES</w:t>
      </w:r>
    </w:p>
    <w:p w14:paraId="68F4A384" w14:textId="33B50B0B" w:rsidR="00AA0816" w:rsidRDefault="002B3DA8" w:rsidP="00463A2B">
      <w:pPr>
        <w:suppressAutoHyphens w:val="0"/>
        <w:ind w:left="1440"/>
        <w:jc w:val="both"/>
        <w:rPr>
          <w:sz w:val="28"/>
          <w:szCs w:val="28"/>
          <w:lang w:bidi="gu-IN"/>
        </w:rPr>
      </w:pPr>
      <w:r>
        <w:t>The system must adhere to college data privacy policies, ensuring student contact information and placement records are only accessible to authorized TPOs</w:t>
      </w:r>
      <w:r w:rsidR="00463A2B">
        <w:rPr>
          <w:sz w:val="28"/>
          <w:szCs w:val="28"/>
          <w:lang w:bidi="gu-IN"/>
        </w:rPr>
        <w:t>.</w:t>
      </w:r>
    </w:p>
    <w:p w14:paraId="0AD808B7" w14:textId="77777777" w:rsidR="00463A2B" w:rsidRPr="00463A2B" w:rsidRDefault="00463A2B" w:rsidP="00463A2B">
      <w:pPr>
        <w:suppressAutoHyphens w:val="0"/>
        <w:ind w:left="1440"/>
        <w:jc w:val="both"/>
        <w:rPr>
          <w:sz w:val="28"/>
          <w:szCs w:val="28"/>
          <w:lang w:bidi="gu-IN"/>
        </w:rPr>
      </w:pPr>
    </w:p>
    <w:p w14:paraId="614404BB" w14:textId="630180BA" w:rsidR="002B3DA8" w:rsidRDefault="002B3DA8" w:rsidP="00EA60E5">
      <w:pPr>
        <w:suppressAutoHyphens w:val="0"/>
        <w:ind w:left="1440"/>
        <w:jc w:val="both"/>
        <w:rPr>
          <w:b/>
          <w:bCs/>
          <w:sz w:val="28"/>
          <w:szCs w:val="28"/>
          <w:lang w:bidi="gu-IN"/>
        </w:rPr>
      </w:pPr>
      <w:r w:rsidRPr="002B3DA8">
        <w:rPr>
          <w:b/>
          <w:bCs/>
          <w:sz w:val="28"/>
          <w:szCs w:val="28"/>
        </w:rPr>
        <w:t>3.</w:t>
      </w:r>
      <w:r w:rsidR="00914E9F">
        <w:rPr>
          <w:b/>
          <w:bCs/>
          <w:sz w:val="28"/>
          <w:szCs w:val="28"/>
        </w:rPr>
        <w:t>5</w:t>
      </w:r>
      <w:r w:rsidRPr="002B3DA8">
        <w:rPr>
          <w:b/>
          <w:bCs/>
          <w:sz w:val="28"/>
          <w:szCs w:val="28"/>
        </w:rPr>
        <w:t>.2 HARDWARE LIMITATIONS</w:t>
      </w:r>
    </w:p>
    <w:p w14:paraId="431B1021" w14:textId="24B8AE3A" w:rsidR="007D0FE7" w:rsidRDefault="007D0FE7" w:rsidP="00EA60E5">
      <w:pPr>
        <w:suppressAutoHyphens w:val="0"/>
        <w:ind w:left="1440"/>
        <w:jc w:val="both"/>
        <w:rPr>
          <w:sz w:val="28"/>
          <w:szCs w:val="28"/>
          <w:lang w:bidi="gu-IN"/>
        </w:rPr>
      </w:pPr>
      <w:r>
        <w:rPr>
          <w:rStyle w:val="citation-270"/>
        </w:rPr>
        <w:t>The application is designed as a web-based portal, meaning its performance is dependent on the server's processing power and the client's internet speed</w:t>
      </w:r>
      <w:r>
        <w:rPr>
          <w:sz w:val="28"/>
          <w:szCs w:val="28"/>
          <w:lang w:bidi="gu-IN"/>
        </w:rPr>
        <w:t>.</w:t>
      </w:r>
    </w:p>
    <w:p w14:paraId="62804E39" w14:textId="77777777" w:rsidR="00EA60E5" w:rsidRDefault="00EA60E5" w:rsidP="00EA60E5">
      <w:pPr>
        <w:suppressAutoHyphens w:val="0"/>
        <w:ind w:left="1440"/>
        <w:jc w:val="both"/>
        <w:rPr>
          <w:sz w:val="28"/>
          <w:szCs w:val="28"/>
          <w:lang w:bidi="gu-IN"/>
        </w:rPr>
      </w:pPr>
    </w:p>
    <w:p w14:paraId="03FC48F6" w14:textId="5CAF1B72" w:rsidR="007D0FE7" w:rsidRPr="00920D59" w:rsidRDefault="007D0FE7" w:rsidP="00617886">
      <w:pPr>
        <w:pStyle w:val="Heading4"/>
        <w:spacing w:before="0"/>
        <w:ind w:left="720" w:firstLine="720"/>
        <w:jc w:val="both"/>
        <w:rPr>
          <w:rFonts w:ascii="Times New Roman" w:hAnsi="Times New Roman" w:cs="Times New Roman"/>
          <w:b/>
          <w:bCs/>
          <w:i w:val="0"/>
          <w:iCs w:val="0"/>
          <w:color w:val="000000" w:themeColor="text1"/>
          <w:sz w:val="28"/>
          <w:szCs w:val="28"/>
          <w:lang w:bidi="gu-IN"/>
        </w:rPr>
      </w:pPr>
      <w:r w:rsidRPr="00920D59">
        <w:rPr>
          <w:rFonts w:ascii="Times New Roman" w:hAnsi="Times New Roman" w:cs="Times New Roman"/>
          <w:b/>
          <w:bCs/>
          <w:i w:val="0"/>
          <w:iCs w:val="0"/>
          <w:color w:val="000000" w:themeColor="text1"/>
          <w:sz w:val="28"/>
          <w:szCs w:val="28"/>
        </w:rPr>
        <w:t>3.</w:t>
      </w:r>
      <w:r w:rsidR="00914E9F">
        <w:rPr>
          <w:rFonts w:ascii="Times New Roman" w:hAnsi="Times New Roman" w:cs="Times New Roman"/>
          <w:b/>
          <w:bCs/>
          <w:i w:val="0"/>
          <w:iCs w:val="0"/>
          <w:color w:val="000000" w:themeColor="text1"/>
          <w:sz w:val="28"/>
          <w:szCs w:val="28"/>
        </w:rPr>
        <w:t>5</w:t>
      </w:r>
      <w:r w:rsidRPr="00920D59">
        <w:rPr>
          <w:rFonts w:ascii="Times New Roman" w:hAnsi="Times New Roman" w:cs="Times New Roman"/>
          <w:b/>
          <w:bCs/>
          <w:i w:val="0"/>
          <w:iCs w:val="0"/>
          <w:color w:val="000000" w:themeColor="text1"/>
          <w:sz w:val="28"/>
          <w:szCs w:val="28"/>
        </w:rPr>
        <w:t>.3 INTERFACES TO OTHER APPLICATIONS</w:t>
      </w:r>
    </w:p>
    <w:p w14:paraId="0087C5BC" w14:textId="77777777" w:rsidR="007D0FE7" w:rsidRDefault="007D0FE7" w:rsidP="00617886">
      <w:pPr>
        <w:pStyle w:val="NormalWeb"/>
        <w:spacing w:before="0" w:beforeAutospacing="0"/>
        <w:ind w:left="1440"/>
        <w:jc w:val="both"/>
      </w:pPr>
      <w:r>
        <w:rPr>
          <w:rStyle w:val="citation-269"/>
          <w:rFonts w:eastAsiaTheme="majorEastAsia"/>
        </w:rPr>
        <w:t>The system interfaces with Email/SMS gateways for OTP services and PDF viewers for resume and report generation</w:t>
      </w:r>
      <w:r>
        <w:t>.</w:t>
      </w:r>
    </w:p>
    <w:p w14:paraId="73B971E5" w14:textId="17153E36" w:rsidR="007D0FE7" w:rsidRPr="00920D59" w:rsidRDefault="007D0FE7" w:rsidP="00617886">
      <w:pPr>
        <w:pStyle w:val="Heading4"/>
        <w:spacing w:before="0"/>
        <w:ind w:left="720" w:firstLine="720"/>
        <w:jc w:val="both"/>
        <w:rPr>
          <w:rFonts w:ascii="Times New Roman" w:hAnsi="Times New Roman" w:cs="Times New Roman"/>
          <w:b/>
          <w:bCs/>
          <w:i w:val="0"/>
          <w:iCs w:val="0"/>
          <w:color w:val="000000" w:themeColor="text1"/>
          <w:sz w:val="28"/>
          <w:szCs w:val="28"/>
        </w:rPr>
      </w:pPr>
      <w:r w:rsidRPr="00920D59">
        <w:rPr>
          <w:rFonts w:ascii="Times New Roman" w:hAnsi="Times New Roman" w:cs="Times New Roman"/>
          <w:b/>
          <w:bCs/>
          <w:i w:val="0"/>
          <w:iCs w:val="0"/>
          <w:color w:val="000000" w:themeColor="text1"/>
          <w:sz w:val="28"/>
          <w:szCs w:val="28"/>
        </w:rPr>
        <w:t>3.</w:t>
      </w:r>
      <w:r w:rsidR="00914E9F">
        <w:rPr>
          <w:rFonts w:ascii="Times New Roman" w:hAnsi="Times New Roman" w:cs="Times New Roman"/>
          <w:b/>
          <w:bCs/>
          <w:i w:val="0"/>
          <w:iCs w:val="0"/>
          <w:color w:val="000000" w:themeColor="text1"/>
          <w:sz w:val="28"/>
          <w:szCs w:val="28"/>
        </w:rPr>
        <w:t>5</w:t>
      </w:r>
      <w:r w:rsidRPr="00920D59">
        <w:rPr>
          <w:rFonts w:ascii="Times New Roman" w:hAnsi="Times New Roman" w:cs="Times New Roman"/>
          <w:b/>
          <w:bCs/>
          <w:i w:val="0"/>
          <w:iCs w:val="0"/>
          <w:color w:val="000000" w:themeColor="text1"/>
          <w:sz w:val="28"/>
          <w:szCs w:val="28"/>
        </w:rPr>
        <w:t>.4 PARALLEL OPERATIONS</w:t>
      </w:r>
    </w:p>
    <w:p w14:paraId="2C534BAA" w14:textId="77777777" w:rsidR="007D0FE7" w:rsidRDefault="007D0FE7" w:rsidP="00617886">
      <w:pPr>
        <w:pStyle w:val="NormalWeb"/>
        <w:spacing w:before="0" w:beforeAutospacing="0"/>
        <w:ind w:left="1440"/>
        <w:jc w:val="both"/>
      </w:pPr>
      <w:r>
        <w:rPr>
          <w:rStyle w:val="citation-268"/>
        </w:rPr>
        <w:t>The system must support multiple students applying for the same drive simultaneously without data corruption in the application tracker</w:t>
      </w:r>
      <w:r>
        <w:t>.</w:t>
      </w:r>
    </w:p>
    <w:p w14:paraId="2171994A" w14:textId="2A8B8306" w:rsidR="007D0FE7" w:rsidRDefault="00920D59" w:rsidP="00617886">
      <w:pPr>
        <w:suppressAutoHyphens w:val="0"/>
        <w:ind w:left="1440"/>
        <w:jc w:val="both"/>
        <w:rPr>
          <w:b/>
          <w:bCs/>
          <w:sz w:val="28"/>
          <w:szCs w:val="28"/>
          <w:lang w:bidi="gu-IN"/>
        </w:rPr>
      </w:pPr>
      <w:r w:rsidRPr="00920D59">
        <w:rPr>
          <w:b/>
          <w:bCs/>
          <w:sz w:val="28"/>
          <w:szCs w:val="28"/>
        </w:rPr>
        <w:t>3.</w:t>
      </w:r>
      <w:r w:rsidR="00914E9F">
        <w:rPr>
          <w:b/>
          <w:bCs/>
          <w:sz w:val="28"/>
          <w:szCs w:val="28"/>
        </w:rPr>
        <w:t>5</w:t>
      </w:r>
      <w:r w:rsidRPr="00920D59">
        <w:rPr>
          <w:b/>
          <w:bCs/>
          <w:sz w:val="28"/>
          <w:szCs w:val="28"/>
        </w:rPr>
        <w:t xml:space="preserve">.5 </w:t>
      </w:r>
      <w:r w:rsidR="00617886" w:rsidRPr="00920D59">
        <w:rPr>
          <w:b/>
          <w:bCs/>
          <w:sz w:val="28"/>
          <w:szCs w:val="28"/>
        </w:rPr>
        <w:t>HIGHER ORDER LANGUAGE REQUIREMENTS</w:t>
      </w:r>
    </w:p>
    <w:p w14:paraId="1C13B68A" w14:textId="75658BA1" w:rsidR="00617886" w:rsidRDefault="00F67612" w:rsidP="00CE15C5">
      <w:pPr>
        <w:suppressAutoHyphens w:val="0"/>
        <w:ind w:left="1440"/>
        <w:jc w:val="both"/>
        <w:rPr>
          <w:b/>
          <w:bCs/>
          <w:sz w:val="28"/>
          <w:szCs w:val="28"/>
          <w:lang w:bidi="gu-IN"/>
        </w:rPr>
      </w:pPr>
      <w:r>
        <w:rPr>
          <w:rStyle w:val="citation-267"/>
        </w:rPr>
        <w:t xml:space="preserve">The project must be implemented using high-level languages and frameworks: </w:t>
      </w:r>
      <w:r>
        <w:rPr>
          <w:rStyle w:val="citation-267"/>
          <w:b/>
          <w:bCs/>
        </w:rPr>
        <w:t>Java (Spring Boot)</w:t>
      </w:r>
      <w:r>
        <w:rPr>
          <w:rStyle w:val="citation-267"/>
        </w:rPr>
        <w:t xml:space="preserve"> for the backend and </w:t>
      </w:r>
      <w:r>
        <w:rPr>
          <w:rStyle w:val="citation-267"/>
          <w:b/>
          <w:bCs/>
        </w:rPr>
        <w:t>JavaScript (React.js)</w:t>
      </w:r>
      <w:r>
        <w:rPr>
          <w:rStyle w:val="citation-267"/>
        </w:rPr>
        <w:t xml:space="preserve"> for the frontend</w:t>
      </w:r>
      <w:r>
        <w:t>.</w:t>
      </w:r>
    </w:p>
    <w:p w14:paraId="29C23D57" w14:textId="77777777" w:rsidR="00CE15C5" w:rsidRDefault="00CE15C5" w:rsidP="00CE15C5">
      <w:pPr>
        <w:suppressAutoHyphens w:val="0"/>
        <w:ind w:left="1440"/>
        <w:jc w:val="both"/>
        <w:rPr>
          <w:b/>
          <w:bCs/>
          <w:sz w:val="28"/>
          <w:szCs w:val="28"/>
          <w:lang w:bidi="gu-IN"/>
        </w:rPr>
      </w:pPr>
    </w:p>
    <w:p w14:paraId="1A11CFEE" w14:textId="696DCAA2" w:rsidR="00F67612" w:rsidRDefault="0051441A" w:rsidP="00CE15C5">
      <w:pPr>
        <w:suppressAutoHyphens w:val="0"/>
        <w:ind w:left="1440"/>
        <w:jc w:val="both"/>
        <w:rPr>
          <w:b/>
          <w:bCs/>
          <w:sz w:val="28"/>
          <w:szCs w:val="28"/>
          <w:lang w:bidi="gu-IN"/>
        </w:rPr>
      </w:pPr>
      <w:r w:rsidRPr="00F67612">
        <w:rPr>
          <w:b/>
          <w:bCs/>
          <w:sz w:val="28"/>
          <w:szCs w:val="28"/>
        </w:rPr>
        <w:t>3.</w:t>
      </w:r>
      <w:r w:rsidR="00914E9F">
        <w:rPr>
          <w:b/>
          <w:bCs/>
          <w:sz w:val="28"/>
          <w:szCs w:val="28"/>
        </w:rPr>
        <w:t>5</w:t>
      </w:r>
      <w:r w:rsidRPr="00F67612">
        <w:rPr>
          <w:b/>
          <w:bCs/>
          <w:sz w:val="28"/>
          <w:szCs w:val="28"/>
        </w:rPr>
        <w:t>.6 RELIABILITY REQUIREMENTS</w:t>
      </w:r>
    </w:p>
    <w:p w14:paraId="7050243C" w14:textId="6B8684F8" w:rsidR="00F67612" w:rsidRDefault="0051441A" w:rsidP="00CE15C5">
      <w:pPr>
        <w:suppressAutoHyphens w:val="0"/>
        <w:ind w:left="1440"/>
        <w:jc w:val="both"/>
        <w:rPr>
          <w:lang w:bidi="gu-IN"/>
        </w:rPr>
      </w:pPr>
      <w:r>
        <w:rPr>
          <w:rStyle w:val="citation-266"/>
        </w:rPr>
        <w:t xml:space="preserve">The portal must maintain a </w:t>
      </w:r>
      <w:r>
        <w:rPr>
          <w:rStyle w:val="citation-266"/>
          <w:b/>
          <w:bCs/>
        </w:rPr>
        <w:t>99% uptime guarantee</w:t>
      </w:r>
      <w:r>
        <w:rPr>
          <w:rStyle w:val="citation-266"/>
        </w:rPr>
        <w:t xml:space="preserve"> and perform </w:t>
      </w:r>
      <w:r>
        <w:rPr>
          <w:rStyle w:val="citation-266"/>
          <w:b/>
          <w:bCs/>
        </w:rPr>
        <w:t>daily database backups</w:t>
      </w:r>
      <w:r>
        <w:rPr>
          <w:rStyle w:val="citation-266"/>
        </w:rPr>
        <w:t xml:space="preserve"> to prevent data loss</w:t>
      </w:r>
    </w:p>
    <w:p w14:paraId="68D807D0" w14:textId="0A683C0C" w:rsidR="0051441A" w:rsidRDefault="0051441A" w:rsidP="00C51045">
      <w:pPr>
        <w:suppressAutoHyphens w:val="0"/>
        <w:spacing w:before="100" w:beforeAutospacing="1" w:after="100" w:afterAutospacing="1"/>
        <w:ind w:left="1440"/>
        <w:jc w:val="both"/>
        <w:rPr>
          <w:b/>
          <w:bCs/>
          <w:sz w:val="28"/>
          <w:szCs w:val="28"/>
          <w:lang w:bidi="gu-IN"/>
        </w:rPr>
      </w:pPr>
      <w:r w:rsidRPr="0051441A">
        <w:rPr>
          <w:b/>
          <w:bCs/>
          <w:sz w:val="28"/>
          <w:szCs w:val="28"/>
        </w:rPr>
        <w:t>3.</w:t>
      </w:r>
      <w:r w:rsidR="00914E9F">
        <w:rPr>
          <w:b/>
          <w:bCs/>
          <w:sz w:val="28"/>
          <w:szCs w:val="28"/>
        </w:rPr>
        <w:t>5</w:t>
      </w:r>
      <w:r w:rsidRPr="0051441A">
        <w:rPr>
          <w:b/>
          <w:bCs/>
          <w:sz w:val="28"/>
          <w:szCs w:val="28"/>
        </w:rPr>
        <w:t>.7 CRITICALITY OF THE APPLICATION</w:t>
      </w:r>
    </w:p>
    <w:p w14:paraId="013EED40" w14:textId="47448A0D" w:rsidR="0051441A" w:rsidRDefault="00497B4B" w:rsidP="00C51045">
      <w:pPr>
        <w:suppressAutoHyphens w:val="0"/>
        <w:spacing w:before="100" w:beforeAutospacing="1" w:after="100" w:afterAutospacing="1"/>
        <w:ind w:left="1440"/>
        <w:jc w:val="both"/>
        <w:rPr>
          <w:b/>
          <w:bCs/>
          <w:sz w:val="28"/>
          <w:szCs w:val="28"/>
          <w:lang w:bidi="gu-IN"/>
        </w:rPr>
      </w:pPr>
      <w:r>
        <w:t xml:space="preserve">The application is mission-critical for the college's placement season. </w:t>
      </w:r>
      <w:r>
        <w:rPr>
          <w:rStyle w:val="citation-265"/>
        </w:rPr>
        <w:t>A failure in the eligibility engine (FR-40) or application tracker could result in students missing career opportunities</w:t>
      </w:r>
      <w:r>
        <w:t>.</w:t>
      </w:r>
    </w:p>
    <w:p w14:paraId="37E8F303" w14:textId="7B8AB59C" w:rsidR="00497B4B" w:rsidRDefault="00497B4B" w:rsidP="00CE15C5">
      <w:pPr>
        <w:suppressAutoHyphens w:val="0"/>
        <w:ind w:left="1440"/>
        <w:jc w:val="both"/>
        <w:rPr>
          <w:b/>
          <w:bCs/>
          <w:sz w:val="28"/>
          <w:szCs w:val="28"/>
          <w:lang w:bidi="gu-IN"/>
        </w:rPr>
      </w:pPr>
      <w:r w:rsidRPr="00497B4B">
        <w:rPr>
          <w:b/>
          <w:bCs/>
          <w:sz w:val="28"/>
          <w:szCs w:val="28"/>
        </w:rPr>
        <w:t>3.</w:t>
      </w:r>
      <w:r w:rsidR="00914E9F">
        <w:rPr>
          <w:b/>
          <w:bCs/>
          <w:sz w:val="28"/>
          <w:szCs w:val="28"/>
        </w:rPr>
        <w:t>5</w:t>
      </w:r>
      <w:r w:rsidRPr="00497B4B">
        <w:rPr>
          <w:b/>
          <w:bCs/>
          <w:sz w:val="28"/>
          <w:szCs w:val="28"/>
        </w:rPr>
        <w:t>.8 SAFETY AND SECURITY CONSIDERATION</w:t>
      </w:r>
    </w:p>
    <w:p w14:paraId="45C5404F" w14:textId="77777777" w:rsidR="002D6E32" w:rsidRDefault="002D6E32" w:rsidP="00CE15C5">
      <w:pPr>
        <w:pStyle w:val="NormalWeb"/>
        <w:spacing w:before="0" w:beforeAutospacing="0" w:after="0" w:afterAutospacing="0"/>
        <w:ind w:left="720" w:firstLine="720"/>
        <w:jc w:val="both"/>
      </w:pPr>
      <w:r>
        <w:rPr>
          <w:rFonts w:hAnsi="Symbol"/>
        </w:rPr>
        <w:t></w:t>
      </w:r>
      <w:r>
        <w:t xml:space="preserve">  </w:t>
      </w:r>
      <w:r>
        <w:rPr>
          <w:rStyle w:val="citation-264"/>
          <w:b/>
          <w:bCs/>
        </w:rPr>
        <w:t>OTP Verification:</w:t>
      </w:r>
      <w:r>
        <w:rPr>
          <w:rStyle w:val="citation-264"/>
        </w:rPr>
        <w:t xml:space="preserve"> Mandatory for ensuring secure logins</w:t>
      </w:r>
      <w:r>
        <w:t>.</w:t>
      </w:r>
    </w:p>
    <w:p w14:paraId="3B40EDD7" w14:textId="20234D8C" w:rsidR="002D6E32" w:rsidRDefault="002D6E32" w:rsidP="00CE15C5">
      <w:pPr>
        <w:pStyle w:val="NormalWeb"/>
        <w:spacing w:before="0" w:beforeAutospacing="0" w:after="0" w:afterAutospacing="0"/>
        <w:ind w:left="1440"/>
        <w:jc w:val="both"/>
      </w:pPr>
      <w:r>
        <w:rPr>
          <w:rFonts w:hAnsi="Symbol"/>
        </w:rPr>
        <w:t></w:t>
      </w:r>
      <w:r>
        <w:t xml:space="preserve"> </w:t>
      </w:r>
      <w:r>
        <w:rPr>
          <w:rStyle w:val="citation-263"/>
          <w:rFonts w:eastAsiaTheme="majorEastAsia"/>
          <w:b/>
          <w:bCs/>
        </w:rPr>
        <w:t>Role-Based Access:</w:t>
      </w:r>
      <w:r>
        <w:rPr>
          <w:rStyle w:val="citation-263"/>
          <w:rFonts w:eastAsiaTheme="majorEastAsia"/>
        </w:rPr>
        <w:t xml:space="preserve"> Students cannot access TPO administrative features</w:t>
      </w:r>
      <w:r>
        <w:t>.</w:t>
      </w:r>
    </w:p>
    <w:p w14:paraId="6C9CD564" w14:textId="464FB324" w:rsidR="00302436" w:rsidRDefault="002D6E32" w:rsidP="00844496">
      <w:pPr>
        <w:pStyle w:val="NormalWeb"/>
        <w:spacing w:before="0" w:beforeAutospacing="0" w:after="0" w:afterAutospacing="0"/>
        <w:ind w:left="720" w:firstLine="720"/>
        <w:jc w:val="both"/>
      </w:pPr>
      <w:r>
        <w:rPr>
          <w:rFonts w:hAnsi="Symbol"/>
        </w:rPr>
        <w:t></w:t>
      </w:r>
      <w:r>
        <w:t xml:space="preserve">  </w:t>
      </w:r>
      <w:r>
        <w:rPr>
          <w:rStyle w:val="citation-262"/>
          <w:b/>
          <w:bCs/>
        </w:rPr>
        <w:t>Encrypted Tokens:</w:t>
      </w:r>
      <w:r>
        <w:rPr>
          <w:rStyle w:val="citation-262"/>
        </w:rPr>
        <w:t xml:space="preserve"> Using JWT for secure session management</w:t>
      </w:r>
      <w:r>
        <w:t>.</w:t>
      </w:r>
    </w:p>
    <w:p w14:paraId="33344768" w14:textId="146A2B73" w:rsidR="00302436" w:rsidRDefault="00302436" w:rsidP="00C51045">
      <w:pPr>
        <w:pStyle w:val="NormalWeb"/>
        <w:spacing w:after="0" w:afterAutospacing="0"/>
        <w:jc w:val="both"/>
        <w:rPr>
          <w:b/>
          <w:bCs/>
          <w:sz w:val="28"/>
          <w:szCs w:val="28"/>
        </w:rPr>
      </w:pPr>
      <w:r w:rsidRPr="00302436">
        <w:rPr>
          <w:b/>
          <w:bCs/>
          <w:sz w:val="28"/>
          <w:szCs w:val="28"/>
        </w:rPr>
        <w:t>3.6 ASSUMPTIONS AND DEPENDENCIES</w:t>
      </w:r>
    </w:p>
    <w:p w14:paraId="602474B4" w14:textId="73B71670" w:rsidR="0085553A" w:rsidRDefault="0085553A" w:rsidP="00844496">
      <w:pPr>
        <w:pStyle w:val="NormalWeb"/>
        <w:spacing w:before="0" w:beforeAutospacing="0" w:after="0" w:afterAutospacing="0"/>
        <w:ind w:left="720"/>
        <w:jc w:val="both"/>
      </w:pPr>
      <w:r>
        <w:rPr>
          <w:rFonts w:hAnsi="Symbol"/>
        </w:rPr>
        <w:t></w:t>
      </w:r>
      <w:r>
        <w:t xml:space="preserve">  </w:t>
      </w:r>
      <w:r>
        <w:rPr>
          <w:rStyle w:val="citation-261"/>
          <w:b/>
          <w:bCs/>
        </w:rPr>
        <w:t>Assumptions:</w:t>
      </w:r>
      <w:r>
        <w:rPr>
          <w:rStyle w:val="citation-261"/>
        </w:rPr>
        <w:t xml:space="preserve"> All students possess a valid college email and provide accurate CGPA/academic data</w:t>
      </w:r>
      <w:r>
        <w:t>.</w:t>
      </w:r>
    </w:p>
    <w:p w14:paraId="5FE81EED" w14:textId="77777777" w:rsidR="00AF57DF" w:rsidRDefault="3E4DE195" w:rsidP="00844496">
      <w:pPr>
        <w:pStyle w:val="NormalWeb"/>
        <w:spacing w:before="0" w:beforeAutospacing="0" w:after="0" w:afterAutospacing="0"/>
        <w:ind w:left="720"/>
        <w:jc w:val="both"/>
      </w:pPr>
      <w:r w:rsidRPr="3E4DE195">
        <w:rPr>
          <w:rFonts w:hAnsi="Symbol"/>
        </w:rPr>
        <w:t></w:t>
      </w:r>
      <w:r>
        <w:t xml:space="preserve">  </w:t>
      </w:r>
      <w:r w:rsidRPr="3E4DE195">
        <w:rPr>
          <w:rStyle w:val="citation-260"/>
          <w:rFonts w:eastAsiaTheme="majorEastAsia"/>
          <w:b/>
          <w:bCs/>
        </w:rPr>
        <w:t>Dependencies:</w:t>
      </w:r>
      <w:r w:rsidRPr="3E4DE195">
        <w:rPr>
          <w:rStyle w:val="citation-260"/>
          <w:rFonts w:eastAsiaTheme="majorEastAsia"/>
        </w:rPr>
        <w:t xml:space="preserve"> Successful operation depends on the availability of the MySQL database and the external OTP service provider</w:t>
      </w:r>
      <w:r>
        <w:t>.</w:t>
      </w:r>
    </w:p>
    <w:p w14:paraId="1417AC6D" w14:textId="65E3CB17" w:rsidR="00FC393F" w:rsidRDefault="3E4DE195" w:rsidP="00775983">
      <w:pPr>
        <w:spacing w:before="240" w:after="240"/>
        <w:ind w:left="720"/>
        <w:jc w:val="both"/>
        <w:sectPr w:rsidR="00FC393F" w:rsidSect="00940846">
          <w:headerReference w:type="default" r:id="rId17"/>
          <w:footerReference w:type="default" r:id="rId18"/>
          <w:pgSz w:w="11906" w:h="16838" w:code="9"/>
          <w:pgMar w:top="1440" w:right="1440" w:bottom="1440" w:left="2160" w:header="720" w:footer="720" w:gutter="0"/>
          <w:cols w:space="720"/>
          <w:docGrid w:linePitch="360"/>
        </w:sectPr>
      </w:pPr>
      <w:r w:rsidRPr="3E4DE195">
        <w:lastRenderedPageBreak/>
        <w:t xml:space="preserve">Below is a </w:t>
      </w:r>
      <w:r w:rsidRPr="3E4DE195">
        <w:rPr>
          <w:b/>
          <w:bCs/>
        </w:rPr>
        <w:t>clean, copy-paste ready version for MS Word</w:t>
      </w:r>
      <w:r w:rsidRPr="3E4DE195">
        <w:t xml:space="preserve"> (proper headings, simple language, no citations inside so it looks like a normal student report). You can paste it directl</w:t>
      </w:r>
      <w:r w:rsidR="00FC393F">
        <w:t>y</w:t>
      </w:r>
      <w:r w:rsidR="007C0FC0">
        <w:t>.</w:t>
      </w:r>
    </w:p>
    <w:p w14:paraId="6E5945A3" w14:textId="77777777" w:rsidR="00886AF0" w:rsidRDefault="00886AF0" w:rsidP="00886AF0">
      <w:pPr>
        <w:spacing w:before="240" w:after="240"/>
        <w:jc w:val="both"/>
      </w:pPr>
    </w:p>
    <w:p w14:paraId="35077A3F" w14:textId="1435C87E" w:rsidR="3E4DE195" w:rsidRPr="00DE4273" w:rsidRDefault="00E5595E" w:rsidP="00886AF0">
      <w:pPr>
        <w:spacing w:before="240" w:after="240"/>
        <w:jc w:val="both"/>
        <w:rPr>
          <w:u w:val="single"/>
        </w:rPr>
      </w:pPr>
      <w:r w:rsidRPr="00DE4273">
        <w:rPr>
          <w:b/>
          <w:bCs/>
          <w:color w:val="000000" w:themeColor="text1"/>
          <w:sz w:val="32"/>
          <w:szCs w:val="32"/>
          <w:u w:val="single"/>
        </w:rPr>
        <w:t>4.0 SYSTEM ANALYSIS</w:t>
      </w:r>
    </w:p>
    <w:p w14:paraId="2ED63FE7" w14:textId="55A3A7F9" w:rsidR="3E4DE195" w:rsidRDefault="3E4DE195" w:rsidP="00F80290">
      <w:pPr>
        <w:jc w:val="both"/>
      </w:pPr>
      <w:r w:rsidRPr="3E4DE195">
        <w:t>System analysis is the process of studying the existing system and identifying the requirements for the new system. In the current placement process, many activities such as managing student records, resume reviews, and job drive information are handled manually. This makes the process time-consuming and difficult to manage.</w:t>
      </w:r>
    </w:p>
    <w:p w14:paraId="2B01B16A" w14:textId="7FBB62F1" w:rsidR="3E4DE195" w:rsidRDefault="3E4DE195" w:rsidP="00F80290">
      <w:pPr>
        <w:jc w:val="both"/>
      </w:pPr>
      <w:r w:rsidRPr="3E4DE195">
        <w:t xml:space="preserve">The proposed system is a </w:t>
      </w:r>
      <w:r w:rsidRPr="3E4DE195">
        <w:rPr>
          <w:b/>
          <w:bCs/>
        </w:rPr>
        <w:t>Placement Management Portal</w:t>
      </w:r>
      <w:r w:rsidRPr="3E4DE195">
        <w:t xml:space="preserve"> designed to simplify and automate placement activities. The system allows students and the Training and Placement Officer (TPO) to interact through an online platform. Students can upload resumes, apply for job drives, and track their application status. The TPO can manage companies, review resumes, shortlist students, and publish placement results.</w:t>
      </w:r>
    </w:p>
    <w:p w14:paraId="27F619DD" w14:textId="38704A14" w:rsidR="3E4DE195" w:rsidRDefault="3E4DE195" w:rsidP="00F80290">
      <w:pPr>
        <w:jc w:val="both"/>
      </w:pPr>
      <w:r w:rsidRPr="3E4DE195">
        <w:t>The system will maintain all placement-related data in a centralized database, which improves efficiency, transparency, and record management.</w:t>
      </w:r>
    </w:p>
    <w:p w14:paraId="4D7EA2DE" w14:textId="3B086EBC" w:rsidR="3E4DE195" w:rsidRDefault="3E4DE195" w:rsidP="00C51045">
      <w:pPr>
        <w:jc w:val="both"/>
      </w:pPr>
    </w:p>
    <w:p w14:paraId="64EAFCB4" w14:textId="76B2273E" w:rsidR="3E4DE195" w:rsidRDefault="3E4DE195" w:rsidP="00775983">
      <w:pPr>
        <w:pStyle w:val="NormalWeb"/>
        <w:jc w:val="both"/>
        <w:rPr>
          <w:b/>
          <w:bCs/>
          <w:sz w:val="28"/>
          <w:szCs w:val="28"/>
        </w:rPr>
      </w:pPr>
      <w:r w:rsidRPr="3E4DE195">
        <w:rPr>
          <w:b/>
          <w:bCs/>
          <w:sz w:val="28"/>
          <w:szCs w:val="28"/>
        </w:rPr>
        <w:t>4.1 Requirements of New System (SRS)</w:t>
      </w:r>
    </w:p>
    <w:p w14:paraId="1FBFD2F3" w14:textId="06BA837C" w:rsidR="3E4DE195" w:rsidRDefault="3E4DE195" w:rsidP="00775983">
      <w:pPr>
        <w:spacing w:before="240" w:after="240"/>
        <w:jc w:val="both"/>
      </w:pPr>
      <w:r w:rsidRPr="3E4DE195">
        <w:t>The new system requires both functional and non-functional requirements to operate effectively. The system must support different users such as students and TPO administrators.</w:t>
      </w:r>
    </w:p>
    <w:p w14:paraId="0B48518F" w14:textId="1D08198F" w:rsidR="3E4DE195" w:rsidRDefault="3E4DE195" w:rsidP="00775983">
      <w:pPr>
        <w:spacing w:before="240" w:after="240"/>
        <w:jc w:val="both"/>
      </w:pPr>
      <w:r w:rsidRPr="3E4DE195">
        <w:t>The system should provide features such as user login, profile management, resume upload, job drive management, application tracking, and notification services. It must also ensure security, reliability, and proper data management.</w:t>
      </w:r>
    </w:p>
    <w:p w14:paraId="6689141C" w14:textId="6B598D4B" w:rsidR="3E4DE195" w:rsidRDefault="3E4DE195" w:rsidP="00C51045">
      <w:pPr>
        <w:jc w:val="both"/>
      </w:pPr>
    </w:p>
    <w:p w14:paraId="013E0B61" w14:textId="4A3A6A02" w:rsidR="3E4DE195" w:rsidRDefault="3E4DE195" w:rsidP="00C51045">
      <w:pPr>
        <w:spacing w:beforeAutospacing="1" w:afterAutospacing="1"/>
        <w:ind w:left="720"/>
        <w:jc w:val="both"/>
        <w:rPr>
          <w:b/>
          <w:bCs/>
          <w:sz w:val="28"/>
          <w:szCs w:val="28"/>
        </w:rPr>
      </w:pPr>
      <w:r w:rsidRPr="3E4DE195">
        <w:rPr>
          <w:b/>
          <w:bCs/>
          <w:sz w:val="28"/>
          <w:szCs w:val="28"/>
        </w:rPr>
        <w:t>4.</w:t>
      </w:r>
      <w:r w:rsidR="17C25781" w:rsidRPr="17C25781">
        <w:rPr>
          <w:b/>
          <w:bCs/>
          <w:sz w:val="28"/>
          <w:szCs w:val="28"/>
        </w:rPr>
        <w:t>1</w:t>
      </w:r>
      <w:r w:rsidRPr="3E4DE195">
        <w:rPr>
          <w:b/>
          <w:bCs/>
          <w:sz w:val="28"/>
          <w:szCs w:val="28"/>
        </w:rPr>
        <w:t>.1 User Requirements</w:t>
      </w:r>
    </w:p>
    <w:p w14:paraId="0BFF528E" w14:textId="024E5A22" w:rsidR="3E4DE195" w:rsidRPr="00336471" w:rsidRDefault="3E4DE195" w:rsidP="00336471">
      <w:pPr>
        <w:pStyle w:val="Heading3"/>
        <w:spacing w:before="0"/>
        <w:ind w:left="720"/>
        <w:jc w:val="both"/>
        <w:rPr>
          <w:rFonts w:ascii="Times New Roman" w:hAnsi="Times New Roman" w:cs="Times New Roman"/>
          <w:b/>
          <w:bCs/>
          <w:color w:val="000000" w:themeColor="text1"/>
          <w:sz w:val="28"/>
          <w:szCs w:val="28"/>
        </w:rPr>
      </w:pPr>
      <w:bookmarkStart w:id="100" w:name="_Toc225089752"/>
      <w:r w:rsidRPr="00336471">
        <w:rPr>
          <w:rFonts w:ascii="Times New Roman" w:hAnsi="Times New Roman" w:cs="Times New Roman"/>
          <w:b/>
          <w:bCs/>
          <w:color w:val="000000" w:themeColor="text1"/>
          <w:sz w:val="28"/>
          <w:szCs w:val="28"/>
        </w:rPr>
        <w:t>Student Requirements</w:t>
      </w:r>
      <w:bookmarkEnd w:id="100"/>
    </w:p>
    <w:p w14:paraId="07865CD2" w14:textId="4A8F86DE" w:rsidR="3E4DE195" w:rsidRDefault="3E4DE195" w:rsidP="00336471">
      <w:pPr>
        <w:ind w:left="720"/>
        <w:jc w:val="both"/>
        <w:rPr>
          <w:color w:val="000000" w:themeColor="text1"/>
        </w:rPr>
      </w:pPr>
      <w:r w:rsidRPr="3E4DE195">
        <w:rPr>
          <w:color w:val="000000" w:themeColor="text1"/>
        </w:rPr>
        <w:t>Students should be able to perform the following tasks:</w:t>
      </w:r>
    </w:p>
    <w:p w14:paraId="23AE415A" w14:textId="0084AD88" w:rsidR="3E4DE195" w:rsidRDefault="3E4DE195" w:rsidP="00336471">
      <w:pPr>
        <w:pStyle w:val="ListParagraph"/>
        <w:numPr>
          <w:ilvl w:val="0"/>
          <w:numId w:val="6"/>
        </w:numPr>
        <w:jc w:val="both"/>
        <w:rPr>
          <w:color w:val="000000" w:themeColor="text1"/>
        </w:rPr>
      </w:pPr>
      <w:r w:rsidRPr="3E4DE195">
        <w:rPr>
          <w:color w:val="000000" w:themeColor="text1"/>
        </w:rPr>
        <w:t>Register and login into the placement portal</w:t>
      </w:r>
    </w:p>
    <w:p w14:paraId="721BC74E" w14:textId="11A28F2C" w:rsidR="3E4DE195" w:rsidRDefault="3E4DE195" w:rsidP="00336471">
      <w:pPr>
        <w:pStyle w:val="ListParagraph"/>
        <w:numPr>
          <w:ilvl w:val="0"/>
          <w:numId w:val="6"/>
        </w:numPr>
        <w:jc w:val="both"/>
        <w:rPr>
          <w:color w:val="000000" w:themeColor="text1"/>
        </w:rPr>
      </w:pPr>
      <w:r w:rsidRPr="3E4DE195">
        <w:rPr>
          <w:color w:val="000000" w:themeColor="text1"/>
        </w:rPr>
        <w:t>Update and manage their personal profile</w:t>
      </w:r>
    </w:p>
    <w:p w14:paraId="54DB7D6B" w14:textId="129C94DA" w:rsidR="3E4DE195" w:rsidRDefault="3E4DE195" w:rsidP="00336471">
      <w:pPr>
        <w:pStyle w:val="ListParagraph"/>
        <w:numPr>
          <w:ilvl w:val="0"/>
          <w:numId w:val="6"/>
        </w:numPr>
        <w:jc w:val="both"/>
        <w:rPr>
          <w:color w:val="000000" w:themeColor="text1"/>
        </w:rPr>
      </w:pPr>
      <w:r w:rsidRPr="3E4DE195">
        <w:rPr>
          <w:color w:val="000000" w:themeColor="text1"/>
        </w:rPr>
        <w:t>Upload and update their resume</w:t>
      </w:r>
    </w:p>
    <w:p w14:paraId="00A8A636" w14:textId="0E4586B2" w:rsidR="3E4DE195" w:rsidRDefault="3E4DE195" w:rsidP="00336471">
      <w:pPr>
        <w:pStyle w:val="ListParagraph"/>
        <w:numPr>
          <w:ilvl w:val="0"/>
          <w:numId w:val="6"/>
        </w:numPr>
        <w:jc w:val="both"/>
        <w:rPr>
          <w:color w:val="000000" w:themeColor="text1"/>
        </w:rPr>
      </w:pPr>
      <w:r w:rsidRPr="3E4DE195">
        <w:rPr>
          <w:color w:val="000000" w:themeColor="text1"/>
        </w:rPr>
        <w:t>View available job drives</w:t>
      </w:r>
    </w:p>
    <w:p w14:paraId="3CEFCD69" w14:textId="6A7BB1AE" w:rsidR="3E4DE195" w:rsidRDefault="3E4DE195" w:rsidP="00336471">
      <w:pPr>
        <w:pStyle w:val="ListParagraph"/>
        <w:numPr>
          <w:ilvl w:val="0"/>
          <w:numId w:val="6"/>
        </w:numPr>
        <w:jc w:val="both"/>
        <w:rPr>
          <w:color w:val="000000" w:themeColor="text1"/>
        </w:rPr>
      </w:pPr>
      <w:r w:rsidRPr="3E4DE195">
        <w:rPr>
          <w:color w:val="000000" w:themeColor="text1"/>
        </w:rPr>
        <w:t>Apply for job drives</w:t>
      </w:r>
    </w:p>
    <w:p w14:paraId="169CBD01" w14:textId="732145E9" w:rsidR="3E4DE195" w:rsidRDefault="3E4DE195" w:rsidP="00336471">
      <w:pPr>
        <w:pStyle w:val="ListParagraph"/>
        <w:numPr>
          <w:ilvl w:val="0"/>
          <w:numId w:val="6"/>
        </w:numPr>
        <w:jc w:val="both"/>
        <w:rPr>
          <w:color w:val="000000" w:themeColor="text1"/>
        </w:rPr>
      </w:pPr>
      <w:r w:rsidRPr="3E4DE195">
        <w:rPr>
          <w:color w:val="000000" w:themeColor="text1"/>
        </w:rPr>
        <w:t>Track the status of their job applications</w:t>
      </w:r>
    </w:p>
    <w:p w14:paraId="7431BF4D" w14:textId="207F54CA" w:rsidR="3E4DE195" w:rsidRDefault="3E4DE195" w:rsidP="00336471">
      <w:pPr>
        <w:pStyle w:val="ListParagraph"/>
        <w:numPr>
          <w:ilvl w:val="0"/>
          <w:numId w:val="6"/>
        </w:numPr>
        <w:jc w:val="both"/>
        <w:rPr>
          <w:color w:val="000000" w:themeColor="text1"/>
        </w:rPr>
      </w:pPr>
      <w:r w:rsidRPr="3E4DE195">
        <w:rPr>
          <w:color w:val="000000" w:themeColor="text1"/>
        </w:rPr>
        <w:t>View feedback given by the TPO on their resume</w:t>
      </w:r>
    </w:p>
    <w:p w14:paraId="312E595A" w14:textId="60E2DF67" w:rsidR="3E4DE195" w:rsidRDefault="3E4DE195" w:rsidP="00336471">
      <w:pPr>
        <w:pStyle w:val="ListParagraph"/>
        <w:numPr>
          <w:ilvl w:val="0"/>
          <w:numId w:val="6"/>
        </w:numPr>
        <w:jc w:val="both"/>
        <w:rPr>
          <w:color w:val="000000" w:themeColor="text1"/>
        </w:rPr>
      </w:pPr>
      <w:r w:rsidRPr="3E4DE195">
        <w:rPr>
          <w:color w:val="000000" w:themeColor="text1"/>
        </w:rPr>
        <w:t>Receive notifications related to job drives and placements</w:t>
      </w:r>
    </w:p>
    <w:p w14:paraId="5AFD18E6" w14:textId="5DF53F85" w:rsidR="3E4DE195" w:rsidRDefault="3E4DE195" w:rsidP="00336471">
      <w:pPr>
        <w:pStyle w:val="ListParagraph"/>
        <w:numPr>
          <w:ilvl w:val="0"/>
          <w:numId w:val="6"/>
        </w:numPr>
        <w:jc w:val="both"/>
        <w:rPr>
          <w:color w:val="000000" w:themeColor="text1"/>
        </w:rPr>
      </w:pPr>
      <w:r w:rsidRPr="3E4DE195">
        <w:rPr>
          <w:color w:val="000000" w:themeColor="text1"/>
        </w:rPr>
        <w:t>View final placement results</w:t>
      </w:r>
    </w:p>
    <w:p w14:paraId="4615DC64" w14:textId="77777777" w:rsidR="00DB0A29" w:rsidRDefault="00DB0A29" w:rsidP="00DB0A29">
      <w:pPr>
        <w:pStyle w:val="ListParagraph"/>
        <w:ind w:left="1080"/>
        <w:jc w:val="both"/>
        <w:rPr>
          <w:color w:val="000000" w:themeColor="text1"/>
        </w:rPr>
      </w:pPr>
    </w:p>
    <w:p w14:paraId="33309031" w14:textId="0817027D" w:rsidR="3E4DE195" w:rsidRPr="00336471" w:rsidRDefault="3E4DE195" w:rsidP="00DB0A29">
      <w:pPr>
        <w:pStyle w:val="Heading3"/>
        <w:spacing w:before="0"/>
        <w:ind w:left="720"/>
        <w:jc w:val="both"/>
        <w:rPr>
          <w:rFonts w:ascii="Times New Roman" w:hAnsi="Times New Roman" w:cs="Times New Roman"/>
          <w:b/>
          <w:bCs/>
          <w:color w:val="000000" w:themeColor="text1"/>
          <w:sz w:val="28"/>
          <w:szCs w:val="28"/>
        </w:rPr>
      </w:pPr>
      <w:bookmarkStart w:id="101" w:name="_Toc225089753"/>
      <w:r w:rsidRPr="00336471">
        <w:rPr>
          <w:rFonts w:ascii="Times New Roman" w:hAnsi="Times New Roman" w:cs="Times New Roman"/>
          <w:b/>
          <w:bCs/>
          <w:color w:val="000000" w:themeColor="text1"/>
          <w:sz w:val="28"/>
          <w:szCs w:val="28"/>
        </w:rPr>
        <w:t>TPO Requirements</w:t>
      </w:r>
      <w:bookmarkEnd w:id="101"/>
    </w:p>
    <w:p w14:paraId="762D6A39" w14:textId="01FA6752" w:rsidR="3E4DE195" w:rsidRDefault="3E4DE195" w:rsidP="00DB0A29">
      <w:pPr>
        <w:ind w:left="720"/>
        <w:jc w:val="both"/>
        <w:rPr>
          <w:color w:val="000000" w:themeColor="text1"/>
        </w:rPr>
      </w:pPr>
      <w:r w:rsidRPr="3E4DE195">
        <w:rPr>
          <w:color w:val="000000" w:themeColor="text1"/>
        </w:rPr>
        <w:t>The Training and Placement Officer should be able to perform the following tasks:</w:t>
      </w:r>
    </w:p>
    <w:p w14:paraId="78D8F529" w14:textId="79004FB9" w:rsidR="3E4DE195" w:rsidRDefault="3E4DE195" w:rsidP="00DB0A29">
      <w:pPr>
        <w:pStyle w:val="ListParagraph"/>
        <w:numPr>
          <w:ilvl w:val="0"/>
          <w:numId w:val="5"/>
        </w:numPr>
        <w:jc w:val="both"/>
        <w:rPr>
          <w:color w:val="000000" w:themeColor="text1"/>
        </w:rPr>
      </w:pPr>
      <w:r w:rsidRPr="3E4DE195">
        <w:rPr>
          <w:color w:val="000000" w:themeColor="text1"/>
        </w:rPr>
        <w:t>Manage student records</w:t>
      </w:r>
    </w:p>
    <w:p w14:paraId="682B3A27" w14:textId="1106F780" w:rsidR="3E4DE195" w:rsidRDefault="3E4DE195" w:rsidP="00DB0A29">
      <w:pPr>
        <w:pStyle w:val="ListParagraph"/>
        <w:numPr>
          <w:ilvl w:val="0"/>
          <w:numId w:val="5"/>
        </w:numPr>
        <w:jc w:val="both"/>
        <w:rPr>
          <w:color w:val="000000" w:themeColor="text1"/>
        </w:rPr>
      </w:pPr>
      <w:r w:rsidRPr="3E4DE195">
        <w:rPr>
          <w:color w:val="000000" w:themeColor="text1"/>
        </w:rPr>
        <w:t>Review and evaluate student resumes</w:t>
      </w:r>
    </w:p>
    <w:p w14:paraId="382687D7" w14:textId="71B60291" w:rsidR="3E4DE195" w:rsidRDefault="3E4DE195" w:rsidP="00DB0A29">
      <w:pPr>
        <w:pStyle w:val="ListParagraph"/>
        <w:numPr>
          <w:ilvl w:val="0"/>
          <w:numId w:val="5"/>
        </w:numPr>
        <w:jc w:val="both"/>
        <w:rPr>
          <w:color w:val="000000" w:themeColor="text1"/>
        </w:rPr>
      </w:pPr>
      <w:r w:rsidRPr="3E4DE195">
        <w:rPr>
          <w:color w:val="000000" w:themeColor="text1"/>
        </w:rPr>
        <w:t>Provide feedback on resumes</w:t>
      </w:r>
    </w:p>
    <w:p w14:paraId="0C81B6D7" w14:textId="336DBD6C" w:rsidR="3E4DE195" w:rsidRDefault="3E4DE195" w:rsidP="00DB0A29">
      <w:pPr>
        <w:pStyle w:val="ListParagraph"/>
        <w:numPr>
          <w:ilvl w:val="0"/>
          <w:numId w:val="5"/>
        </w:numPr>
        <w:jc w:val="both"/>
        <w:rPr>
          <w:color w:val="000000" w:themeColor="text1"/>
        </w:rPr>
      </w:pPr>
      <w:r w:rsidRPr="3E4DE195">
        <w:rPr>
          <w:color w:val="000000" w:themeColor="text1"/>
        </w:rPr>
        <w:lastRenderedPageBreak/>
        <w:t>Add and manage company information</w:t>
      </w:r>
    </w:p>
    <w:p w14:paraId="1B3C5EE5" w14:textId="3561A9FC" w:rsidR="3E4DE195" w:rsidRDefault="3E4DE195" w:rsidP="00C51045">
      <w:pPr>
        <w:pStyle w:val="ListParagraph"/>
        <w:numPr>
          <w:ilvl w:val="0"/>
          <w:numId w:val="5"/>
        </w:numPr>
        <w:spacing w:before="240" w:after="240"/>
        <w:jc w:val="both"/>
        <w:rPr>
          <w:color w:val="000000" w:themeColor="text1"/>
        </w:rPr>
      </w:pPr>
      <w:r w:rsidRPr="3E4DE195">
        <w:rPr>
          <w:color w:val="000000" w:themeColor="text1"/>
        </w:rPr>
        <w:t>Create and manage job drives</w:t>
      </w:r>
    </w:p>
    <w:p w14:paraId="43FAA389" w14:textId="5A37E257" w:rsidR="3E4DE195" w:rsidRDefault="3E4DE195" w:rsidP="00C51045">
      <w:pPr>
        <w:pStyle w:val="ListParagraph"/>
        <w:numPr>
          <w:ilvl w:val="0"/>
          <w:numId w:val="5"/>
        </w:numPr>
        <w:spacing w:before="240" w:after="240"/>
        <w:jc w:val="both"/>
        <w:rPr>
          <w:color w:val="000000" w:themeColor="text1"/>
        </w:rPr>
      </w:pPr>
      <w:r w:rsidRPr="3E4DE195">
        <w:rPr>
          <w:color w:val="000000" w:themeColor="text1"/>
        </w:rPr>
        <w:t>Shortlist students for job drives</w:t>
      </w:r>
    </w:p>
    <w:p w14:paraId="4323E6BC" w14:textId="53B179BB" w:rsidR="3E4DE195" w:rsidRDefault="3E4DE195" w:rsidP="00C51045">
      <w:pPr>
        <w:pStyle w:val="ListParagraph"/>
        <w:numPr>
          <w:ilvl w:val="0"/>
          <w:numId w:val="5"/>
        </w:numPr>
        <w:spacing w:before="240" w:after="240"/>
        <w:jc w:val="both"/>
        <w:rPr>
          <w:color w:val="000000" w:themeColor="text1"/>
        </w:rPr>
      </w:pPr>
      <w:r w:rsidRPr="3E4DE195">
        <w:rPr>
          <w:color w:val="000000" w:themeColor="text1"/>
        </w:rPr>
        <w:t>Send notifications to students</w:t>
      </w:r>
    </w:p>
    <w:p w14:paraId="44DB4E64" w14:textId="1A510FC2" w:rsidR="3E4DE195" w:rsidRDefault="3E4DE195" w:rsidP="00C51045">
      <w:pPr>
        <w:pStyle w:val="ListParagraph"/>
        <w:numPr>
          <w:ilvl w:val="0"/>
          <w:numId w:val="5"/>
        </w:numPr>
        <w:spacing w:before="240" w:after="240"/>
        <w:jc w:val="both"/>
        <w:rPr>
          <w:color w:val="000000" w:themeColor="text1"/>
        </w:rPr>
      </w:pPr>
      <w:r w:rsidRPr="3E4DE195">
        <w:rPr>
          <w:color w:val="000000" w:themeColor="text1"/>
        </w:rPr>
        <w:t>Publish placement results</w:t>
      </w:r>
    </w:p>
    <w:p w14:paraId="3BC95143" w14:textId="71A7639F" w:rsidR="3E4DE195" w:rsidRPr="00DB0A29" w:rsidRDefault="3E4DE195" w:rsidP="00C51045">
      <w:pPr>
        <w:pStyle w:val="ListParagraph"/>
        <w:numPr>
          <w:ilvl w:val="0"/>
          <w:numId w:val="5"/>
        </w:numPr>
        <w:spacing w:before="240" w:after="240"/>
        <w:jc w:val="both"/>
        <w:rPr>
          <w:color w:val="000000" w:themeColor="text1"/>
        </w:rPr>
      </w:pPr>
      <w:r w:rsidRPr="3E4DE195">
        <w:rPr>
          <w:color w:val="000000" w:themeColor="text1"/>
        </w:rPr>
        <w:t>Generate reports related to placement activities</w:t>
      </w:r>
    </w:p>
    <w:p w14:paraId="5559DE2D" w14:textId="79DA704D" w:rsidR="3E4DE195" w:rsidRDefault="3E4DE195" w:rsidP="00DB0A29">
      <w:pPr>
        <w:pStyle w:val="Heading1"/>
        <w:ind w:left="0"/>
        <w:jc w:val="both"/>
        <w:rPr>
          <w:sz w:val="28"/>
          <w:szCs w:val="28"/>
        </w:rPr>
      </w:pPr>
      <w:bookmarkStart w:id="102" w:name="_Toc225089754"/>
      <w:r w:rsidRPr="3E4DE195">
        <w:rPr>
          <w:sz w:val="28"/>
          <w:szCs w:val="28"/>
        </w:rPr>
        <w:t>4.2 Features of New System</w:t>
      </w:r>
      <w:bookmarkEnd w:id="102"/>
    </w:p>
    <w:p w14:paraId="07654C8B" w14:textId="3F6669D1" w:rsidR="3E4DE195" w:rsidRDefault="3E4DE195" w:rsidP="00DB0A29">
      <w:pPr>
        <w:jc w:val="both"/>
      </w:pPr>
      <w:r w:rsidRPr="3E4DE195">
        <w:t>The Placement Management Portal provides several features that help in managing the placement process effectively.</w:t>
      </w:r>
    </w:p>
    <w:p w14:paraId="50D536A2" w14:textId="0C807473" w:rsidR="3E4DE195" w:rsidRDefault="3E4DE195" w:rsidP="00DB0A29">
      <w:pPr>
        <w:jc w:val="both"/>
      </w:pPr>
      <w:r w:rsidRPr="3E4DE195">
        <w:t>Main features of the system include:</w:t>
      </w:r>
    </w:p>
    <w:p w14:paraId="58307A1D" w14:textId="1E922527" w:rsidR="3E4DE195" w:rsidRDefault="3E4DE195" w:rsidP="00DB0A29">
      <w:pPr>
        <w:pStyle w:val="ListParagraph"/>
        <w:numPr>
          <w:ilvl w:val="0"/>
          <w:numId w:val="4"/>
        </w:numPr>
        <w:jc w:val="both"/>
      </w:pPr>
      <w:r w:rsidRPr="3E4DE195">
        <w:t>Student registration and login system</w:t>
      </w:r>
    </w:p>
    <w:p w14:paraId="6E72DB2E" w14:textId="36097FA8" w:rsidR="3E4DE195" w:rsidRDefault="3E4DE195" w:rsidP="00DB0A29">
      <w:pPr>
        <w:pStyle w:val="ListParagraph"/>
        <w:numPr>
          <w:ilvl w:val="0"/>
          <w:numId w:val="4"/>
        </w:numPr>
        <w:jc w:val="both"/>
      </w:pPr>
      <w:r w:rsidRPr="3E4DE195">
        <w:t>Student profile management</w:t>
      </w:r>
    </w:p>
    <w:p w14:paraId="02FCFF2F" w14:textId="3CB99D8B" w:rsidR="3E4DE195" w:rsidRDefault="3E4DE195" w:rsidP="00DB0A29">
      <w:pPr>
        <w:pStyle w:val="ListParagraph"/>
        <w:numPr>
          <w:ilvl w:val="0"/>
          <w:numId w:val="4"/>
        </w:numPr>
        <w:jc w:val="both"/>
      </w:pPr>
      <w:r w:rsidRPr="3E4DE195">
        <w:t>Resume upload and review system</w:t>
      </w:r>
    </w:p>
    <w:p w14:paraId="387B09B0" w14:textId="48FF04CC" w:rsidR="3E4DE195" w:rsidRDefault="3E4DE195" w:rsidP="00DB0A29">
      <w:pPr>
        <w:pStyle w:val="ListParagraph"/>
        <w:numPr>
          <w:ilvl w:val="0"/>
          <w:numId w:val="4"/>
        </w:numPr>
        <w:jc w:val="both"/>
      </w:pPr>
      <w:r w:rsidRPr="3E4DE195">
        <w:t>Company information management</w:t>
      </w:r>
    </w:p>
    <w:p w14:paraId="5300E95B" w14:textId="70BF09CF" w:rsidR="3E4DE195" w:rsidRDefault="3E4DE195" w:rsidP="00DB0A29">
      <w:pPr>
        <w:pStyle w:val="ListParagraph"/>
        <w:numPr>
          <w:ilvl w:val="0"/>
          <w:numId w:val="4"/>
        </w:numPr>
        <w:jc w:val="both"/>
      </w:pPr>
      <w:r w:rsidRPr="3E4DE195">
        <w:t>Job drive creation and management</w:t>
      </w:r>
    </w:p>
    <w:p w14:paraId="65CF16FF" w14:textId="244D4EB9" w:rsidR="3E4DE195" w:rsidRDefault="3E4DE195" w:rsidP="00DB0A29">
      <w:pPr>
        <w:pStyle w:val="ListParagraph"/>
        <w:numPr>
          <w:ilvl w:val="0"/>
          <w:numId w:val="4"/>
        </w:numPr>
        <w:jc w:val="both"/>
      </w:pPr>
      <w:r w:rsidRPr="3E4DE195">
        <w:t>Student eligibility checking for job drives</w:t>
      </w:r>
    </w:p>
    <w:p w14:paraId="3D9A661F" w14:textId="6940D6FB" w:rsidR="3E4DE195" w:rsidRDefault="3E4DE195" w:rsidP="00DB0A29">
      <w:pPr>
        <w:pStyle w:val="ListParagraph"/>
        <w:numPr>
          <w:ilvl w:val="0"/>
          <w:numId w:val="4"/>
        </w:numPr>
        <w:jc w:val="both"/>
      </w:pPr>
      <w:r w:rsidRPr="3E4DE195">
        <w:t>Job application submission and tracking</w:t>
      </w:r>
    </w:p>
    <w:p w14:paraId="7372DB10" w14:textId="2FBE5EB9" w:rsidR="3E4DE195" w:rsidRDefault="3E4DE195" w:rsidP="00DB0A29">
      <w:pPr>
        <w:pStyle w:val="ListParagraph"/>
        <w:numPr>
          <w:ilvl w:val="0"/>
          <w:numId w:val="4"/>
        </w:numPr>
        <w:jc w:val="both"/>
      </w:pPr>
      <w:r w:rsidRPr="3E4DE195">
        <w:t>Notification system for students</w:t>
      </w:r>
    </w:p>
    <w:p w14:paraId="24716E27" w14:textId="7C0EA275" w:rsidR="3E4DE195" w:rsidRDefault="3E4DE195" w:rsidP="00DB0A29">
      <w:pPr>
        <w:pStyle w:val="ListParagraph"/>
        <w:numPr>
          <w:ilvl w:val="0"/>
          <w:numId w:val="4"/>
        </w:numPr>
        <w:jc w:val="both"/>
      </w:pPr>
      <w:r w:rsidRPr="3E4DE195">
        <w:t>Publishing of placement results</w:t>
      </w:r>
    </w:p>
    <w:p w14:paraId="0C097C27" w14:textId="2EEC2F4F" w:rsidR="3E4DE195" w:rsidRDefault="3E4DE195" w:rsidP="00C51045">
      <w:pPr>
        <w:jc w:val="both"/>
      </w:pPr>
      <w:r w:rsidRPr="3E4DE195">
        <w:t>These features help both students and the TPO manage placement activities through a single platform.</w:t>
      </w:r>
    </w:p>
    <w:p w14:paraId="444D93A6" w14:textId="77777777" w:rsidR="00DB0A29" w:rsidRDefault="00DB0A29" w:rsidP="00C51045">
      <w:pPr>
        <w:jc w:val="both"/>
      </w:pPr>
    </w:p>
    <w:p w14:paraId="5C9AB1B8" w14:textId="22EF25F3" w:rsidR="3E4DE195" w:rsidRDefault="3E4DE195" w:rsidP="00DB0A29">
      <w:pPr>
        <w:pStyle w:val="Heading1"/>
        <w:ind w:left="0"/>
        <w:jc w:val="both"/>
      </w:pPr>
      <w:bookmarkStart w:id="103" w:name="_Toc225089755"/>
      <w:r w:rsidRPr="3E4DE195">
        <w:rPr>
          <w:sz w:val="28"/>
          <w:szCs w:val="28"/>
        </w:rPr>
        <w:t>4.3 Navigation Chart</w:t>
      </w:r>
      <w:bookmarkEnd w:id="103"/>
    </w:p>
    <w:p w14:paraId="14142658" w14:textId="5071A3CB" w:rsidR="3E4DE195" w:rsidRDefault="3E4DE195" w:rsidP="00DB0A29">
      <w:pPr>
        <w:jc w:val="both"/>
        <w:rPr>
          <w:color w:val="000000" w:themeColor="text1"/>
        </w:rPr>
      </w:pPr>
      <w:r w:rsidRPr="3E4DE195">
        <w:rPr>
          <w:color w:val="000000" w:themeColor="text1"/>
        </w:rPr>
        <w:t>The navigation chart shows the flow of pages in the system.</w:t>
      </w:r>
    </w:p>
    <w:p w14:paraId="526EC05B" w14:textId="3417D86C" w:rsidR="3E4DE195" w:rsidRPr="00DB0A29" w:rsidRDefault="3E4DE195" w:rsidP="00DB0A29">
      <w:pPr>
        <w:pStyle w:val="Heading3"/>
        <w:spacing w:before="0"/>
        <w:jc w:val="both"/>
        <w:rPr>
          <w:rFonts w:ascii="Times New Roman" w:hAnsi="Times New Roman" w:cs="Times New Roman"/>
          <w:b/>
          <w:bCs/>
          <w:color w:val="000000" w:themeColor="text1"/>
          <w:sz w:val="28"/>
          <w:szCs w:val="28"/>
        </w:rPr>
      </w:pPr>
      <w:bookmarkStart w:id="104" w:name="_Toc225089756"/>
      <w:r w:rsidRPr="00DB0A29">
        <w:rPr>
          <w:rFonts w:ascii="Times New Roman" w:hAnsi="Times New Roman" w:cs="Times New Roman"/>
          <w:b/>
          <w:bCs/>
          <w:color w:val="000000" w:themeColor="text1"/>
          <w:sz w:val="28"/>
          <w:szCs w:val="28"/>
        </w:rPr>
        <w:t>Login Page</w:t>
      </w:r>
      <w:bookmarkEnd w:id="104"/>
    </w:p>
    <w:p w14:paraId="32BD4A3F" w14:textId="4C236DFD" w:rsidR="3E4DE195" w:rsidRDefault="3E4DE195" w:rsidP="00DB0A29">
      <w:pPr>
        <w:jc w:val="both"/>
        <w:rPr>
          <w:color w:val="000000" w:themeColor="text1"/>
        </w:rPr>
      </w:pPr>
      <w:r w:rsidRPr="3E4DE195">
        <w:rPr>
          <w:color w:val="000000" w:themeColor="text1"/>
        </w:rPr>
        <w:t>After login, the user is directed to the dashboard.</w:t>
      </w:r>
    </w:p>
    <w:p w14:paraId="729A9B2B" w14:textId="4B9D02DD" w:rsidR="3E4DE195" w:rsidRPr="00DB0A29" w:rsidRDefault="3E4DE195" w:rsidP="00DB0A29">
      <w:pPr>
        <w:pStyle w:val="Heading3"/>
        <w:spacing w:before="0"/>
        <w:jc w:val="both"/>
        <w:rPr>
          <w:rFonts w:ascii="Times New Roman" w:hAnsi="Times New Roman" w:cs="Times New Roman"/>
          <w:b/>
          <w:bCs/>
          <w:color w:val="000000" w:themeColor="text1"/>
          <w:sz w:val="28"/>
          <w:szCs w:val="28"/>
        </w:rPr>
      </w:pPr>
      <w:bookmarkStart w:id="105" w:name="_Toc225089757"/>
      <w:r w:rsidRPr="00DB0A29">
        <w:rPr>
          <w:rFonts w:ascii="Times New Roman" w:hAnsi="Times New Roman" w:cs="Times New Roman"/>
          <w:b/>
          <w:bCs/>
          <w:color w:val="000000" w:themeColor="text1"/>
          <w:sz w:val="28"/>
          <w:szCs w:val="28"/>
        </w:rPr>
        <w:t>Student Portal Navigation</w:t>
      </w:r>
      <w:bookmarkEnd w:id="105"/>
    </w:p>
    <w:p w14:paraId="3EFABB62" w14:textId="7FEB043E" w:rsidR="3E4DE195" w:rsidRDefault="3E4DE195" w:rsidP="00DB0A29">
      <w:pPr>
        <w:jc w:val="both"/>
        <w:rPr>
          <w:color w:val="000000" w:themeColor="text1"/>
        </w:rPr>
      </w:pPr>
      <w:r w:rsidRPr="3E4DE195">
        <w:rPr>
          <w:color w:val="000000" w:themeColor="text1"/>
        </w:rPr>
        <w:t>Dashboard</w:t>
      </w:r>
    </w:p>
    <w:p w14:paraId="339E2CDE" w14:textId="6831C458" w:rsidR="3E4DE195" w:rsidRDefault="3E4DE195" w:rsidP="00DB0A29">
      <w:pPr>
        <w:jc w:val="both"/>
        <w:rPr>
          <w:color w:val="000000" w:themeColor="text1"/>
        </w:rPr>
      </w:pPr>
      <w:r w:rsidRPr="3E4DE195">
        <w:rPr>
          <w:color w:val="000000" w:themeColor="text1"/>
        </w:rPr>
        <w:t>→ Profile Management</w:t>
      </w:r>
    </w:p>
    <w:p w14:paraId="1E0D60A7" w14:textId="52CC2DE2" w:rsidR="3E4DE195" w:rsidRDefault="3E4DE195" w:rsidP="00DB0A29">
      <w:pPr>
        <w:jc w:val="both"/>
        <w:rPr>
          <w:color w:val="000000" w:themeColor="text1"/>
        </w:rPr>
      </w:pPr>
      <w:r w:rsidRPr="3E4DE195">
        <w:rPr>
          <w:color w:val="000000" w:themeColor="text1"/>
        </w:rPr>
        <w:t>→ Resume Upload</w:t>
      </w:r>
    </w:p>
    <w:p w14:paraId="2F885671" w14:textId="2DDCD825" w:rsidR="3E4DE195" w:rsidRDefault="3E4DE195" w:rsidP="00DB0A29">
      <w:pPr>
        <w:jc w:val="both"/>
        <w:rPr>
          <w:color w:val="000000" w:themeColor="text1"/>
        </w:rPr>
      </w:pPr>
      <w:r w:rsidRPr="3E4DE195">
        <w:rPr>
          <w:color w:val="000000" w:themeColor="text1"/>
        </w:rPr>
        <w:t>→ View Job Drives</w:t>
      </w:r>
    </w:p>
    <w:p w14:paraId="1BC808B1" w14:textId="708E268A" w:rsidR="3E4DE195" w:rsidRDefault="3E4DE195" w:rsidP="00DB0A29">
      <w:pPr>
        <w:jc w:val="both"/>
        <w:rPr>
          <w:color w:val="000000" w:themeColor="text1"/>
        </w:rPr>
      </w:pPr>
      <w:r w:rsidRPr="3E4DE195">
        <w:rPr>
          <w:color w:val="000000" w:themeColor="text1"/>
        </w:rPr>
        <w:t>→ Apply for Job Drives</w:t>
      </w:r>
    </w:p>
    <w:p w14:paraId="1B050FB3" w14:textId="0654BE1D" w:rsidR="3E4DE195" w:rsidRDefault="3E4DE195" w:rsidP="00DB0A29">
      <w:pPr>
        <w:jc w:val="both"/>
        <w:rPr>
          <w:color w:val="000000" w:themeColor="text1"/>
        </w:rPr>
      </w:pPr>
      <w:r w:rsidRPr="3E4DE195">
        <w:rPr>
          <w:color w:val="000000" w:themeColor="text1"/>
        </w:rPr>
        <w:t>→ Application Tracker</w:t>
      </w:r>
    </w:p>
    <w:p w14:paraId="445D586A" w14:textId="308BA7D6" w:rsidR="3E4DE195" w:rsidRDefault="3E4DE195" w:rsidP="00DB0A29">
      <w:pPr>
        <w:jc w:val="both"/>
        <w:rPr>
          <w:color w:val="000000" w:themeColor="text1"/>
        </w:rPr>
      </w:pPr>
      <w:r w:rsidRPr="3E4DE195">
        <w:rPr>
          <w:color w:val="000000" w:themeColor="text1"/>
        </w:rPr>
        <w:t>→ Notifications</w:t>
      </w:r>
    </w:p>
    <w:p w14:paraId="6C4292EF" w14:textId="700D54A0" w:rsidR="3E4DE195" w:rsidRDefault="3E4DE195" w:rsidP="00DB0A29">
      <w:pPr>
        <w:jc w:val="both"/>
        <w:rPr>
          <w:color w:val="000000" w:themeColor="text1"/>
        </w:rPr>
      </w:pPr>
      <w:r w:rsidRPr="3E4DE195">
        <w:rPr>
          <w:color w:val="000000" w:themeColor="text1"/>
        </w:rPr>
        <w:t>→ Placement Results</w:t>
      </w:r>
    </w:p>
    <w:p w14:paraId="3D30288A" w14:textId="0C3E25E7" w:rsidR="3E4DE195" w:rsidRPr="00DB0A29" w:rsidRDefault="3E4DE195" w:rsidP="00DB0A29">
      <w:pPr>
        <w:pStyle w:val="Heading3"/>
        <w:spacing w:before="0"/>
        <w:jc w:val="both"/>
        <w:rPr>
          <w:rFonts w:ascii="Times New Roman" w:hAnsi="Times New Roman" w:cs="Times New Roman"/>
          <w:b/>
          <w:bCs/>
          <w:color w:val="000000" w:themeColor="text1"/>
          <w:sz w:val="28"/>
          <w:szCs w:val="28"/>
        </w:rPr>
      </w:pPr>
      <w:bookmarkStart w:id="106" w:name="_Toc225089758"/>
      <w:r w:rsidRPr="00DB0A29">
        <w:rPr>
          <w:rFonts w:ascii="Times New Roman" w:hAnsi="Times New Roman" w:cs="Times New Roman"/>
          <w:b/>
          <w:bCs/>
          <w:color w:val="000000" w:themeColor="text1"/>
          <w:sz w:val="28"/>
          <w:szCs w:val="28"/>
        </w:rPr>
        <w:t>TPO Portal Navigation</w:t>
      </w:r>
      <w:bookmarkEnd w:id="106"/>
    </w:p>
    <w:p w14:paraId="306123AF" w14:textId="3EF346E5" w:rsidR="3E4DE195" w:rsidRDefault="3E4DE195" w:rsidP="00DB0A29">
      <w:pPr>
        <w:jc w:val="both"/>
        <w:rPr>
          <w:color w:val="000000" w:themeColor="text1"/>
        </w:rPr>
      </w:pPr>
      <w:r w:rsidRPr="3E4DE195">
        <w:rPr>
          <w:color w:val="000000" w:themeColor="text1"/>
        </w:rPr>
        <w:t>Dashboard</w:t>
      </w:r>
    </w:p>
    <w:p w14:paraId="0BBDC913" w14:textId="02F26B8D" w:rsidR="3E4DE195" w:rsidRDefault="3E4DE195" w:rsidP="00DB0A29">
      <w:pPr>
        <w:jc w:val="both"/>
        <w:rPr>
          <w:color w:val="000000" w:themeColor="text1"/>
        </w:rPr>
      </w:pPr>
      <w:r w:rsidRPr="3E4DE195">
        <w:rPr>
          <w:color w:val="000000" w:themeColor="text1"/>
        </w:rPr>
        <w:t>→ Student Management</w:t>
      </w:r>
    </w:p>
    <w:p w14:paraId="41995FFE" w14:textId="03ED1613" w:rsidR="3E4DE195" w:rsidRDefault="3E4DE195" w:rsidP="00DB0A29">
      <w:pPr>
        <w:jc w:val="both"/>
        <w:rPr>
          <w:color w:val="000000" w:themeColor="text1"/>
        </w:rPr>
      </w:pPr>
      <w:r w:rsidRPr="3E4DE195">
        <w:rPr>
          <w:color w:val="000000" w:themeColor="text1"/>
        </w:rPr>
        <w:t>→ Resume Review</w:t>
      </w:r>
    </w:p>
    <w:p w14:paraId="2013D097" w14:textId="120CFFC2" w:rsidR="3E4DE195" w:rsidRDefault="3E4DE195" w:rsidP="00DB0A29">
      <w:pPr>
        <w:jc w:val="both"/>
        <w:rPr>
          <w:color w:val="000000" w:themeColor="text1"/>
        </w:rPr>
      </w:pPr>
      <w:r w:rsidRPr="3E4DE195">
        <w:rPr>
          <w:color w:val="000000" w:themeColor="text1"/>
        </w:rPr>
        <w:t>→ Company Management</w:t>
      </w:r>
    </w:p>
    <w:p w14:paraId="27922A6B" w14:textId="38C79303" w:rsidR="3E4DE195" w:rsidRDefault="3E4DE195" w:rsidP="00DB0A29">
      <w:pPr>
        <w:jc w:val="both"/>
        <w:rPr>
          <w:color w:val="000000" w:themeColor="text1"/>
        </w:rPr>
      </w:pPr>
      <w:r w:rsidRPr="3E4DE195">
        <w:rPr>
          <w:color w:val="000000" w:themeColor="text1"/>
        </w:rPr>
        <w:t>→ Job Drive Creation</w:t>
      </w:r>
    </w:p>
    <w:p w14:paraId="7676E084" w14:textId="4922511E" w:rsidR="3E4DE195" w:rsidRDefault="3E4DE195" w:rsidP="00DB0A29">
      <w:pPr>
        <w:jc w:val="both"/>
        <w:rPr>
          <w:color w:val="000000" w:themeColor="text1"/>
        </w:rPr>
      </w:pPr>
      <w:r w:rsidRPr="3E4DE195">
        <w:rPr>
          <w:color w:val="000000" w:themeColor="text1"/>
        </w:rPr>
        <w:t>→ Application Management</w:t>
      </w:r>
    </w:p>
    <w:p w14:paraId="399587E6" w14:textId="35E13D95" w:rsidR="3E4DE195" w:rsidRDefault="3E4DE195" w:rsidP="00DB0A29">
      <w:pPr>
        <w:jc w:val="both"/>
        <w:rPr>
          <w:color w:val="000000" w:themeColor="text1"/>
        </w:rPr>
      </w:pPr>
      <w:r w:rsidRPr="3E4DE195">
        <w:rPr>
          <w:color w:val="000000" w:themeColor="text1"/>
        </w:rPr>
        <w:t>→ Notifications</w:t>
      </w:r>
    </w:p>
    <w:p w14:paraId="1F4C2111" w14:textId="688A6105" w:rsidR="3E4DE195" w:rsidRDefault="3E4DE195" w:rsidP="00DB0A29">
      <w:pPr>
        <w:jc w:val="both"/>
        <w:rPr>
          <w:color w:val="000000" w:themeColor="text1"/>
        </w:rPr>
      </w:pPr>
      <w:r w:rsidRPr="3E4DE195">
        <w:rPr>
          <w:color w:val="000000" w:themeColor="text1"/>
        </w:rPr>
        <w:t>→ Placement Results</w:t>
      </w:r>
    </w:p>
    <w:p w14:paraId="46CFDE76" w14:textId="5DD47E3B" w:rsidR="3E4DE195" w:rsidRDefault="3E4DE195" w:rsidP="00DB0A29">
      <w:pPr>
        <w:jc w:val="both"/>
        <w:rPr>
          <w:color w:val="000000" w:themeColor="text1"/>
        </w:rPr>
      </w:pPr>
      <w:r w:rsidRPr="3E4DE195">
        <w:rPr>
          <w:color w:val="000000" w:themeColor="text1"/>
        </w:rPr>
        <w:t>This navigation structure allows users to easily access different functionalities of the system.</w:t>
      </w:r>
    </w:p>
    <w:p w14:paraId="4EF09CD2" w14:textId="7CA3B5E4" w:rsidR="3E4DE195" w:rsidRDefault="3E4DE195"/>
    <w:p w14:paraId="7069A5F9" w14:textId="775600BC" w:rsidR="3E4DE195" w:rsidRDefault="3E4DE195" w:rsidP="3E4DE195">
      <w:pPr>
        <w:pStyle w:val="Heading1"/>
        <w:spacing w:before="322" w:after="322"/>
        <w:ind w:left="0"/>
        <w:rPr>
          <w:sz w:val="28"/>
          <w:szCs w:val="28"/>
        </w:rPr>
      </w:pPr>
      <w:bookmarkStart w:id="107" w:name="_Toc225089759"/>
      <w:r w:rsidRPr="3E4DE195">
        <w:rPr>
          <w:sz w:val="28"/>
          <w:szCs w:val="28"/>
        </w:rPr>
        <w:lastRenderedPageBreak/>
        <w:t>4.</w:t>
      </w:r>
      <w:r w:rsidR="17C25781" w:rsidRPr="17C25781">
        <w:rPr>
          <w:sz w:val="28"/>
          <w:szCs w:val="28"/>
        </w:rPr>
        <w:t>4</w:t>
      </w:r>
      <w:r w:rsidRPr="3E4DE195">
        <w:rPr>
          <w:sz w:val="28"/>
          <w:szCs w:val="28"/>
        </w:rPr>
        <w:t xml:space="preserve"> Class Diagram (Analysis Level)</w:t>
      </w:r>
      <w:bookmarkEnd w:id="107"/>
    </w:p>
    <w:p w14:paraId="17E49500" w14:textId="4C9E5658" w:rsidR="002742A7" w:rsidRPr="002742A7" w:rsidRDefault="002742A7" w:rsidP="002742A7">
      <w:r w:rsidRPr="002742A7">
        <w:rPr>
          <w:noProof/>
        </w:rPr>
        <w:drawing>
          <wp:inline distT="0" distB="0" distL="0" distR="0" wp14:anchorId="716349C1" wp14:editId="19FC1771">
            <wp:extent cx="5274310" cy="294640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946400"/>
                    </a:xfrm>
                    <a:prstGeom prst="rect">
                      <a:avLst/>
                    </a:prstGeom>
                  </pic:spPr>
                </pic:pic>
              </a:graphicData>
            </a:graphic>
          </wp:inline>
        </w:drawing>
      </w:r>
    </w:p>
    <w:p w14:paraId="7858F97D" w14:textId="4C0A79CA" w:rsidR="3E4DE195" w:rsidRDefault="001C7A53" w:rsidP="002B7944">
      <w:pPr>
        <w:jc w:val="center"/>
      </w:pPr>
      <w:r>
        <w:rPr>
          <w:noProof/>
          <w14:ligatures w14:val="standardContextual"/>
        </w:rPr>
        <mc:AlternateContent>
          <mc:Choice Requires="wpi">
            <w:drawing>
              <wp:anchor distT="0" distB="0" distL="114300" distR="114300" simplePos="0" relativeHeight="251675648" behindDoc="0" locked="0" layoutInCell="1" allowOverlap="1" wp14:anchorId="68D83409" wp14:editId="23BC81E2">
                <wp:simplePos x="0" y="0"/>
                <wp:positionH relativeFrom="column">
                  <wp:posOffset>2364257</wp:posOffset>
                </wp:positionH>
                <wp:positionV relativeFrom="paragraph">
                  <wp:posOffset>1950740</wp:posOffset>
                </wp:positionV>
                <wp:extent cx="360" cy="360"/>
                <wp:effectExtent l="0" t="0" r="0" b="0"/>
                <wp:wrapNone/>
                <wp:docPr id="27" name="Ink 27"/>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type w14:anchorId="50AE26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84.75pt;margin-top:152.2pt;width:2.9pt;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">
                <v:imagedata r:id="rId25" o:title=""/>
              </v:shape>
            </w:pict>
          </mc:Fallback>
        </mc:AlternateContent>
      </w:r>
      <w:r w:rsidR="17C25781" w:rsidRPr="17C25781">
        <w:t>Fig 4.1</w:t>
      </w:r>
    </w:p>
    <w:p w14:paraId="13E1D044" w14:textId="6EAF3392" w:rsidR="3E4DE195" w:rsidRDefault="3E4DE195" w:rsidP="3E4DE195"/>
    <w:p w14:paraId="2563EF61" w14:textId="5EA9FC57" w:rsidR="3E4DE195" w:rsidRDefault="3E4DE195" w:rsidP="003E1535">
      <w:pPr>
        <w:pStyle w:val="Heading1"/>
        <w:ind w:left="0"/>
        <w:jc w:val="both"/>
        <w:rPr>
          <w:sz w:val="28"/>
          <w:szCs w:val="28"/>
        </w:rPr>
      </w:pPr>
      <w:bookmarkStart w:id="108" w:name="_Toc225089760"/>
      <w:r w:rsidRPr="3E4DE195">
        <w:rPr>
          <w:sz w:val="28"/>
          <w:szCs w:val="28"/>
        </w:rPr>
        <w:t>4.</w:t>
      </w:r>
      <w:r w:rsidR="17C25781" w:rsidRPr="17C25781">
        <w:rPr>
          <w:sz w:val="28"/>
          <w:szCs w:val="28"/>
        </w:rPr>
        <w:t>5</w:t>
      </w:r>
      <w:r w:rsidRPr="3E4DE195">
        <w:rPr>
          <w:sz w:val="28"/>
          <w:szCs w:val="28"/>
        </w:rPr>
        <w:t xml:space="preserve"> System Activity (Use Case Description)</w:t>
      </w:r>
      <w:bookmarkEnd w:id="108"/>
    </w:p>
    <w:p w14:paraId="69B73973" w14:textId="226659E6" w:rsidR="3E4DE195" w:rsidRPr="003E1535" w:rsidRDefault="3E4DE195" w:rsidP="003E1535">
      <w:pPr>
        <w:jc w:val="both"/>
        <w:rPr>
          <w:color w:val="000000" w:themeColor="text1"/>
        </w:rPr>
      </w:pPr>
      <w:r w:rsidRPr="003E1535">
        <w:rPr>
          <w:color w:val="000000" w:themeColor="text1"/>
        </w:rPr>
        <w:t xml:space="preserve">The system includes two main actors: </w:t>
      </w:r>
      <w:r w:rsidRPr="003E1535">
        <w:rPr>
          <w:b/>
          <w:bCs/>
          <w:color w:val="000000" w:themeColor="text1"/>
        </w:rPr>
        <w:t>Student</w:t>
      </w:r>
      <w:r w:rsidRPr="003E1535">
        <w:rPr>
          <w:color w:val="000000" w:themeColor="text1"/>
        </w:rPr>
        <w:t xml:space="preserve"> and </w:t>
      </w:r>
      <w:r w:rsidRPr="003E1535">
        <w:rPr>
          <w:b/>
          <w:bCs/>
          <w:color w:val="000000" w:themeColor="text1"/>
        </w:rPr>
        <w:t>TPO</w:t>
      </w:r>
      <w:r w:rsidRPr="003E1535">
        <w:rPr>
          <w:color w:val="000000" w:themeColor="text1"/>
        </w:rPr>
        <w:t>.</w:t>
      </w:r>
    </w:p>
    <w:p w14:paraId="6CECF751" w14:textId="6BA88817" w:rsidR="3E4DE195" w:rsidRPr="003E1535" w:rsidRDefault="3E4DE195" w:rsidP="003E1535">
      <w:pPr>
        <w:pStyle w:val="Heading3"/>
        <w:spacing w:before="0"/>
        <w:jc w:val="both"/>
        <w:rPr>
          <w:rFonts w:ascii="Times New Roman" w:hAnsi="Times New Roman" w:cs="Times New Roman"/>
          <w:b/>
          <w:bCs/>
          <w:color w:val="000000" w:themeColor="text1"/>
        </w:rPr>
      </w:pPr>
      <w:bookmarkStart w:id="109" w:name="_Toc225089761"/>
      <w:r w:rsidRPr="003E1535">
        <w:rPr>
          <w:rFonts w:ascii="Times New Roman" w:hAnsi="Times New Roman" w:cs="Times New Roman"/>
          <w:b/>
          <w:bCs/>
          <w:color w:val="000000" w:themeColor="text1"/>
        </w:rPr>
        <w:t>Student Activities</w:t>
      </w:r>
      <w:bookmarkEnd w:id="109"/>
    </w:p>
    <w:p w14:paraId="58663BB2" w14:textId="7B80C387" w:rsidR="3E4DE195" w:rsidRPr="003E1535" w:rsidRDefault="3E4DE195" w:rsidP="003E1535">
      <w:pPr>
        <w:pStyle w:val="ListParagraph"/>
        <w:numPr>
          <w:ilvl w:val="0"/>
          <w:numId w:val="3"/>
        </w:numPr>
        <w:jc w:val="both"/>
        <w:rPr>
          <w:color w:val="000000" w:themeColor="text1"/>
        </w:rPr>
      </w:pPr>
      <w:r w:rsidRPr="003E1535">
        <w:rPr>
          <w:color w:val="000000" w:themeColor="text1"/>
        </w:rPr>
        <w:t>Login to the portal</w:t>
      </w:r>
    </w:p>
    <w:p w14:paraId="39FFBEA7" w14:textId="362D8ADD" w:rsidR="3E4DE195" w:rsidRPr="003E1535" w:rsidRDefault="3E4DE195" w:rsidP="003E1535">
      <w:pPr>
        <w:pStyle w:val="ListParagraph"/>
        <w:numPr>
          <w:ilvl w:val="0"/>
          <w:numId w:val="3"/>
        </w:numPr>
        <w:jc w:val="both"/>
        <w:rPr>
          <w:color w:val="000000" w:themeColor="text1"/>
        </w:rPr>
      </w:pPr>
      <w:r w:rsidRPr="003E1535">
        <w:rPr>
          <w:color w:val="000000" w:themeColor="text1"/>
        </w:rPr>
        <w:t>Update profile information</w:t>
      </w:r>
    </w:p>
    <w:p w14:paraId="29642487" w14:textId="66FD6A78" w:rsidR="3E4DE195" w:rsidRPr="003E1535" w:rsidRDefault="3E4DE195" w:rsidP="003E1535">
      <w:pPr>
        <w:pStyle w:val="ListParagraph"/>
        <w:numPr>
          <w:ilvl w:val="0"/>
          <w:numId w:val="3"/>
        </w:numPr>
        <w:jc w:val="both"/>
        <w:rPr>
          <w:color w:val="000000" w:themeColor="text1"/>
        </w:rPr>
      </w:pPr>
      <w:r w:rsidRPr="003E1535">
        <w:rPr>
          <w:color w:val="000000" w:themeColor="text1"/>
        </w:rPr>
        <w:t>Upload resume</w:t>
      </w:r>
    </w:p>
    <w:p w14:paraId="44BA1824" w14:textId="1CC76B7D" w:rsidR="3E4DE195" w:rsidRPr="003E1535" w:rsidRDefault="3E4DE195" w:rsidP="003E1535">
      <w:pPr>
        <w:pStyle w:val="ListParagraph"/>
        <w:numPr>
          <w:ilvl w:val="0"/>
          <w:numId w:val="3"/>
        </w:numPr>
        <w:jc w:val="both"/>
        <w:rPr>
          <w:color w:val="000000" w:themeColor="text1"/>
        </w:rPr>
      </w:pPr>
      <w:r w:rsidRPr="003E1535">
        <w:rPr>
          <w:color w:val="000000" w:themeColor="text1"/>
        </w:rPr>
        <w:t>View available job drives</w:t>
      </w:r>
    </w:p>
    <w:p w14:paraId="7A37AC3C" w14:textId="32F42661" w:rsidR="3E4DE195" w:rsidRPr="003E1535" w:rsidRDefault="3E4DE195" w:rsidP="003E1535">
      <w:pPr>
        <w:pStyle w:val="ListParagraph"/>
        <w:numPr>
          <w:ilvl w:val="0"/>
          <w:numId w:val="3"/>
        </w:numPr>
        <w:jc w:val="both"/>
        <w:rPr>
          <w:color w:val="000000" w:themeColor="text1"/>
        </w:rPr>
      </w:pPr>
      <w:r w:rsidRPr="003E1535">
        <w:rPr>
          <w:color w:val="000000" w:themeColor="text1"/>
        </w:rPr>
        <w:t>Apply for job drives</w:t>
      </w:r>
    </w:p>
    <w:p w14:paraId="45AFBF91" w14:textId="41AA8977" w:rsidR="3E4DE195" w:rsidRPr="003E1535" w:rsidRDefault="3E4DE195" w:rsidP="003E1535">
      <w:pPr>
        <w:pStyle w:val="ListParagraph"/>
        <w:numPr>
          <w:ilvl w:val="0"/>
          <w:numId w:val="3"/>
        </w:numPr>
        <w:jc w:val="both"/>
        <w:rPr>
          <w:color w:val="000000" w:themeColor="text1"/>
        </w:rPr>
      </w:pPr>
      <w:r w:rsidRPr="003E1535">
        <w:rPr>
          <w:color w:val="000000" w:themeColor="text1"/>
        </w:rPr>
        <w:t>Track application status</w:t>
      </w:r>
    </w:p>
    <w:p w14:paraId="1ACAF948" w14:textId="5BD4180D" w:rsidR="3E4DE195" w:rsidRPr="003E1535" w:rsidRDefault="3E4DE195" w:rsidP="003E1535">
      <w:pPr>
        <w:pStyle w:val="ListParagraph"/>
        <w:numPr>
          <w:ilvl w:val="0"/>
          <w:numId w:val="3"/>
        </w:numPr>
        <w:jc w:val="both"/>
        <w:rPr>
          <w:color w:val="000000" w:themeColor="text1"/>
        </w:rPr>
      </w:pPr>
      <w:r w:rsidRPr="003E1535">
        <w:rPr>
          <w:color w:val="000000" w:themeColor="text1"/>
        </w:rPr>
        <w:t>Receive notifications</w:t>
      </w:r>
    </w:p>
    <w:p w14:paraId="416BC379" w14:textId="04A660CD" w:rsidR="3E4DE195" w:rsidRPr="003E1535" w:rsidRDefault="3E4DE195" w:rsidP="003E1535">
      <w:pPr>
        <w:pStyle w:val="ListParagraph"/>
        <w:numPr>
          <w:ilvl w:val="0"/>
          <w:numId w:val="3"/>
        </w:numPr>
        <w:jc w:val="both"/>
        <w:rPr>
          <w:color w:val="000000" w:themeColor="text1"/>
        </w:rPr>
      </w:pPr>
      <w:r w:rsidRPr="003E1535">
        <w:rPr>
          <w:color w:val="000000" w:themeColor="text1"/>
        </w:rPr>
        <w:t>View placement results</w:t>
      </w:r>
    </w:p>
    <w:p w14:paraId="1DFB946A" w14:textId="25A3730F" w:rsidR="3E4DE195" w:rsidRPr="003E1535" w:rsidRDefault="3E4DE195" w:rsidP="003E1535">
      <w:pPr>
        <w:pStyle w:val="Heading3"/>
        <w:spacing w:before="0"/>
        <w:jc w:val="both"/>
        <w:rPr>
          <w:rFonts w:ascii="Times New Roman" w:hAnsi="Times New Roman" w:cs="Times New Roman"/>
          <w:b/>
          <w:bCs/>
          <w:color w:val="000000" w:themeColor="text1"/>
        </w:rPr>
      </w:pPr>
      <w:bookmarkStart w:id="110" w:name="_Toc225089762"/>
      <w:r w:rsidRPr="003E1535">
        <w:rPr>
          <w:rFonts w:ascii="Times New Roman" w:hAnsi="Times New Roman" w:cs="Times New Roman"/>
          <w:b/>
          <w:bCs/>
          <w:color w:val="000000" w:themeColor="text1"/>
        </w:rPr>
        <w:t>TPO Activities</w:t>
      </w:r>
      <w:bookmarkEnd w:id="110"/>
    </w:p>
    <w:p w14:paraId="3124D979" w14:textId="56542499" w:rsidR="3E4DE195" w:rsidRPr="003E1535" w:rsidRDefault="3E4DE195" w:rsidP="003E1535">
      <w:pPr>
        <w:pStyle w:val="ListParagraph"/>
        <w:numPr>
          <w:ilvl w:val="0"/>
          <w:numId w:val="2"/>
        </w:numPr>
        <w:jc w:val="both"/>
        <w:rPr>
          <w:color w:val="000000" w:themeColor="text1"/>
        </w:rPr>
      </w:pPr>
      <w:r w:rsidRPr="003E1535">
        <w:rPr>
          <w:color w:val="000000" w:themeColor="text1"/>
        </w:rPr>
        <w:t>Login to the system</w:t>
      </w:r>
    </w:p>
    <w:p w14:paraId="6256BAE5" w14:textId="33D64778" w:rsidR="3E4DE195" w:rsidRPr="003E1535" w:rsidRDefault="3E4DE195" w:rsidP="003E1535">
      <w:pPr>
        <w:pStyle w:val="ListParagraph"/>
        <w:numPr>
          <w:ilvl w:val="0"/>
          <w:numId w:val="2"/>
        </w:numPr>
        <w:jc w:val="both"/>
        <w:rPr>
          <w:color w:val="000000" w:themeColor="text1"/>
        </w:rPr>
      </w:pPr>
      <w:r w:rsidRPr="003E1535">
        <w:rPr>
          <w:color w:val="000000" w:themeColor="text1"/>
        </w:rPr>
        <w:t>Manage student records</w:t>
      </w:r>
    </w:p>
    <w:p w14:paraId="4DAB78C6" w14:textId="65705D61" w:rsidR="3E4DE195" w:rsidRPr="003E1535" w:rsidRDefault="3E4DE195" w:rsidP="003E1535">
      <w:pPr>
        <w:pStyle w:val="ListParagraph"/>
        <w:numPr>
          <w:ilvl w:val="0"/>
          <w:numId w:val="2"/>
        </w:numPr>
        <w:jc w:val="both"/>
        <w:rPr>
          <w:color w:val="000000" w:themeColor="text1"/>
        </w:rPr>
      </w:pPr>
      <w:r w:rsidRPr="003E1535">
        <w:rPr>
          <w:color w:val="000000" w:themeColor="text1"/>
        </w:rPr>
        <w:t>Review student resumes</w:t>
      </w:r>
    </w:p>
    <w:p w14:paraId="7DA3E0E7" w14:textId="35E9D9CD" w:rsidR="3E4DE195" w:rsidRPr="003E1535" w:rsidRDefault="3E4DE195" w:rsidP="003E1535">
      <w:pPr>
        <w:pStyle w:val="ListParagraph"/>
        <w:numPr>
          <w:ilvl w:val="0"/>
          <w:numId w:val="2"/>
        </w:numPr>
        <w:jc w:val="both"/>
        <w:rPr>
          <w:color w:val="000000" w:themeColor="text1"/>
        </w:rPr>
      </w:pPr>
      <w:r w:rsidRPr="003E1535">
        <w:rPr>
          <w:color w:val="000000" w:themeColor="text1"/>
        </w:rPr>
        <w:t>Create job drives</w:t>
      </w:r>
    </w:p>
    <w:p w14:paraId="573C433B" w14:textId="428F41DB" w:rsidR="3E4DE195" w:rsidRPr="003E1535" w:rsidRDefault="3E4DE195" w:rsidP="003E1535">
      <w:pPr>
        <w:pStyle w:val="ListParagraph"/>
        <w:numPr>
          <w:ilvl w:val="0"/>
          <w:numId w:val="2"/>
        </w:numPr>
        <w:jc w:val="both"/>
        <w:rPr>
          <w:color w:val="000000" w:themeColor="text1"/>
        </w:rPr>
      </w:pPr>
      <w:r w:rsidRPr="003E1535">
        <w:rPr>
          <w:color w:val="000000" w:themeColor="text1"/>
        </w:rPr>
        <w:t>Shortlist students for job drives</w:t>
      </w:r>
    </w:p>
    <w:p w14:paraId="30A4A7F1" w14:textId="53F91EFD" w:rsidR="3E4DE195" w:rsidRPr="003E1535" w:rsidRDefault="3E4DE195" w:rsidP="003E1535">
      <w:pPr>
        <w:pStyle w:val="ListParagraph"/>
        <w:numPr>
          <w:ilvl w:val="0"/>
          <w:numId w:val="2"/>
        </w:numPr>
        <w:jc w:val="both"/>
        <w:rPr>
          <w:color w:val="000000" w:themeColor="text1"/>
        </w:rPr>
      </w:pPr>
      <w:r w:rsidRPr="003E1535">
        <w:rPr>
          <w:color w:val="000000" w:themeColor="text1"/>
        </w:rPr>
        <w:t>Send notifications to students</w:t>
      </w:r>
    </w:p>
    <w:p w14:paraId="5EE70578" w14:textId="52206F26" w:rsidR="3E4DE195" w:rsidRPr="003E1535" w:rsidRDefault="3E4DE195" w:rsidP="003E1535">
      <w:pPr>
        <w:pStyle w:val="ListParagraph"/>
        <w:numPr>
          <w:ilvl w:val="0"/>
          <w:numId w:val="2"/>
        </w:numPr>
        <w:jc w:val="both"/>
        <w:rPr>
          <w:color w:val="000000" w:themeColor="text1"/>
        </w:rPr>
      </w:pPr>
      <w:r w:rsidRPr="003E1535">
        <w:rPr>
          <w:color w:val="000000" w:themeColor="text1"/>
        </w:rPr>
        <w:t>Publish final placement results</w:t>
      </w:r>
    </w:p>
    <w:p w14:paraId="7E6BED2A" w14:textId="389DD9F3" w:rsidR="3E4DE195" w:rsidRPr="003E1535" w:rsidRDefault="3E4DE195" w:rsidP="003E1535">
      <w:pPr>
        <w:jc w:val="both"/>
        <w:rPr>
          <w:color w:val="000000" w:themeColor="text1"/>
        </w:rPr>
      </w:pPr>
      <w:r w:rsidRPr="003E1535">
        <w:rPr>
          <w:color w:val="000000" w:themeColor="text1"/>
        </w:rPr>
        <w:t>These activities show how users interact with the system to complete placement-related tasks.</w:t>
      </w:r>
    </w:p>
    <w:p w14:paraId="209BB2B5" w14:textId="5EAE29C1" w:rsidR="3E4DE195" w:rsidRDefault="3E4DE195" w:rsidP="00C51045">
      <w:pPr>
        <w:pStyle w:val="Heading1"/>
        <w:spacing w:before="322" w:after="322"/>
        <w:ind w:left="0"/>
        <w:jc w:val="both"/>
        <w:rPr>
          <w:sz w:val="28"/>
          <w:szCs w:val="28"/>
        </w:rPr>
      </w:pPr>
      <w:bookmarkStart w:id="111" w:name="_Toc225089763"/>
      <w:r w:rsidRPr="3E4DE195">
        <w:rPr>
          <w:sz w:val="28"/>
          <w:szCs w:val="28"/>
        </w:rPr>
        <w:t>4.</w:t>
      </w:r>
      <w:r w:rsidR="17C25781" w:rsidRPr="17C25781">
        <w:rPr>
          <w:sz w:val="28"/>
          <w:szCs w:val="28"/>
        </w:rPr>
        <w:t>7</w:t>
      </w:r>
      <w:r w:rsidRPr="3E4DE195">
        <w:rPr>
          <w:sz w:val="28"/>
          <w:szCs w:val="28"/>
        </w:rPr>
        <w:t xml:space="preserve"> Data Modeling</w:t>
      </w:r>
      <w:bookmarkEnd w:id="111"/>
    </w:p>
    <w:p w14:paraId="577FE2F6" w14:textId="2F5E727B" w:rsidR="3E4DE195" w:rsidRDefault="3E4DE195" w:rsidP="0064238B">
      <w:pPr>
        <w:jc w:val="both"/>
      </w:pPr>
      <w:r w:rsidRPr="3E4DE195">
        <w:t>Data modeling defines how data is structured and stored in the system database.</w:t>
      </w:r>
    </w:p>
    <w:p w14:paraId="475924B6" w14:textId="5236926D" w:rsidR="3E4DE195" w:rsidRDefault="3E4DE195" w:rsidP="0064238B">
      <w:pPr>
        <w:jc w:val="both"/>
      </w:pPr>
      <w:r w:rsidRPr="3E4DE195">
        <w:t>The placement management system stores information related to users, students, companies, job drives, resumes, applications, notifications, and placement results.</w:t>
      </w:r>
    </w:p>
    <w:p w14:paraId="2DB66012" w14:textId="56EA0EB1" w:rsidR="3E4DE195" w:rsidRDefault="3E4DE195" w:rsidP="0064238B">
      <w:pPr>
        <w:jc w:val="both"/>
      </w:pPr>
      <w:r w:rsidRPr="3E4DE195">
        <w:lastRenderedPageBreak/>
        <w:t>Each entity represents a table in the database, and relationships between these entities help maintain data consistency and integrity.</w:t>
      </w:r>
    </w:p>
    <w:p w14:paraId="4B1EC739" w14:textId="6A5486DD" w:rsidR="3E4DE195" w:rsidRDefault="3E4DE195" w:rsidP="0064238B">
      <w:pPr>
        <w:jc w:val="both"/>
      </w:pPr>
      <w:r w:rsidRPr="3E4DE195">
        <w:t>Major entities in the system include:</w:t>
      </w:r>
    </w:p>
    <w:p w14:paraId="4D9F872C" w14:textId="7B32B585" w:rsidR="3E4DE195" w:rsidRDefault="3E4DE195" w:rsidP="0064238B">
      <w:pPr>
        <w:pStyle w:val="ListParagraph"/>
        <w:numPr>
          <w:ilvl w:val="0"/>
          <w:numId w:val="1"/>
        </w:numPr>
        <w:jc w:val="both"/>
      </w:pPr>
      <w:r w:rsidRPr="3E4DE195">
        <w:t>User</w:t>
      </w:r>
    </w:p>
    <w:p w14:paraId="14111C1E" w14:textId="15072DB0" w:rsidR="3E4DE195" w:rsidRDefault="3E4DE195" w:rsidP="0064238B">
      <w:pPr>
        <w:pStyle w:val="ListParagraph"/>
        <w:numPr>
          <w:ilvl w:val="0"/>
          <w:numId w:val="1"/>
        </w:numPr>
        <w:jc w:val="both"/>
      </w:pPr>
      <w:r w:rsidRPr="3E4DE195">
        <w:t>Student</w:t>
      </w:r>
    </w:p>
    <w:p w14:paraId="37D38CEE" w14:textId="171BE968" w:rsidR="3E4DE195" w:rsidRDefault="3E4DE195" w:rsidP="0064238B">
      <w:pPr>
        <w:pStyle w:val="ListParagraph"/>
        <w:numPr>
          <w:ilvl w:val="0"/>
          <w:numId w:val="1"/>
        </w:numPr>
        <w:jc w:val="both"/>
      </w:pPr>
      <w:r w:rsidRPr="3E4DE195">
        <w:t>TPO</w:t>
      </w:r>
    </w:p>
    <w:p w14:paraId="268E0C12" w14:textId="05AB2D88" w:rsidR="3E4DE195" w:rsidRDefault="3E4DE195" w:rsidP="0064238B">
      <w:pPr>
        <w:pStyle w:val="ListParagraph"/>
        <w:numPr>
          <w:ilvl w:val="0"/>
          <w:numId w:val="1"/>
        </w:numPr>
        <w:jc w:val="both"/>
      </w:pPr>
      <w:r w:rsidRPr="3E4DE195">
        <w:t>Branch</w:t>
      </w:r>
    </w:p>
    <w:p w14:paraId="6C9E52B5" w14:textId="3B3E0E32" w:rsidR="3E4DE195" w:rsidRDefault="3E4DE195" w:rsidP="0064238B">
      <w:pPr>
        <w:pStyle w:val="ListParagraph"/>
        <w:numPr>
          <w:ilvl w:val="0"/>
          <w:numId w:val="1"/>
        </w:numPr>
        <w:jc w:val="both"/>
      </w:pPr>
      <w:r w:rsidRPr="3E4DE195">
        <w:t>Resume</w:t>
      </w:r>
    </w:p>
    <w:p w14:paraId="25336671" w14:textId="42EAEAD3" w:rsidR="3E4DE195" w:rsidRDefault="3E4DE195" w:rsidP="0064238B">
      <w:pPr>
        <w:pStyle w:val="ListParagraph"/>
        <w:numPr>
          <w:ilvl w:val="0"/>
          <w:numId w:val="1"/>
        </w:numPr>
        <w:jc w:val="both"/>
      </w:pPr>
      <w:proofErr w:type="spellStart"/>
      <w:r w:rsidRPr="3E4DE195">
        <w:t>ResumeFeedback</w:t>
      </w:r>
      <w:proofErr w:type="spellEnd"/>
    </w:p>
    <w:p w14:paraId="7A5277EC" w14:textId="18866BF1" w:rsidR="3E4DE195" w:rsidRDefault="3E4DE195" w:rsidP="0064238B">
      <w:pPr>
        <w:pStyle w:val="ListParagraph"/>
        <w:numPr>
          <w:ilvl w:val="0"/>
          <w:numId w:val="1"/>
        </w:numPr>
        <w:jc w:val="both"/>
      </w:pPr>
      <w:r w:rsidRPr="3E4DE195">
        <w:t>Company</w:t>
      </w:r>
    </w:p>
    <w:p w14:paraId="416FD3F0" w14:textId="10257BC6" w:rsidR="3E4DE195" w:rsidRDefault="3E4DE195" w:rsidP="0064238B">
      <w:pPr>
        <w:pStyle w:val="ListParagraph"/>
        <w:numPr>
          <w:ilvl w:val="0"/>
          <w:numId w:val="1"/>
        </w:numPr>
        <w:jc w:val="both"/>
      </w:pPr>
      <w:proofErr w:type="spellStart"/>
      <w:r w:rsidRPr="3E4DE195">
        <w:t>JobDrive</w:t>
      </w:r>
      <w:proofErr w:type="spellEnd"/>
    </w:p>
    <w:p w14:paraId="58AF1DEA" w14:textId="63B3E7D7" w:rsidR="3E4DE195" w:rsidRDefault="3E4DE195" w:rsidP="0064238B">
      <w:pPr>
        <w:pStyle w:val="ListParagraph"/>
        <w:numPr>
          <w:ilvl w:val="0"/>
          <w:numId w:val="1"/>
        </w:numPr>
        <w:jc w:val="both"/>
      </w:pPr>
      <w:r w:rsidRPr="3E4DE195">
        <w:t>Application</w:t>
      </w:r>
    </w:p>
    <w:p w14:paraId="12A24E27" w14:textId="11FC74FA" w:rsidR="3E4DE195" w:rsidRDefault="3E4DE195" w:rsidP="0064238B">
      <w:pPr>
        <w:pStyle w:val="ListParagraph"/>
        <w:numPr>
          <w:ilvl w:val="0"/>
          <w:numId w:val="1"/>
        </w:numPr>
        <w:jc w:val="both"/>
      </w:pPr>
      <w:r w:rsidRPr="3E4DE195">
        <w:t>Notification</w:t>
      </w:r>
    </w:p>
    <w:p w14:paraId="04EF1693" w14:textId="2BD22E4A" w:rsidR="3E4DE195" w:rsidRDefault="3E4DE195" w:rsidP="0064238B">
      <w:pPr>
        <w:pStyle w:val="ListParagraph"/>
        <w:numPr>
          <w:ilvl w:val="0"/>
          <w:numId w:val="1"/>
        </w:numPr>
        <w:jc w:val="both"/>
      </w:pPr>
      <w:proofErr w:type="spellStart"/>
      <w:r w:rsidRPr="3E4DE195">
        <w:t>PlacementResult</w:t>
      </w:r>
      <w:proofErr w:type="spellEnd"/>
    </w:p>
    <w:p w14:paraId="0B3D76AF" w14:textId="46828AC8" w:rsidR="3E4DE195" w:rsidRDefault="3E4DE195" w:rsidP="0064238B">
      <w:pPr>
        <w:pStyle w:val="ListParagraph"/>
        <w:numPr>
          <w:ilvl w:val="0"/>
          <w:numId w:val="1"/>
        </w:numPr>
        <w:jc w:val="both"/>
      </w:pPr>
      <w:proofErr w:type="spellStart"/>
      <w:r w:rsidRPr="3E4DE195">
        <w:t>CompanyReview</w:t>
      </w:r>
      <w:proofErr w:type="spellEnd"/>
    </w:p>
    <w:p w14:paraId="495240CF" w14:textId="3923DEAC" w:rsidR="3E4DE195" w:rsidRDefault="3E4DE195"/>
    <w:p w14:paraId="5B0B99E7" w14:textId="2119EB76" w:rsidR="3E4DE195" w:rsidRDefault="3E4DE195" w:rsidP="0064238B">
      <w:pPr>
        <w:pStyle w:val="Heading1"/>
        <w:spacing w:before="322" w:after="322"/>
        <w:ind w:left="0" w:firstLine="360"/>
        <w:rPr>
          <w:sz w:val="28"/>
          <w:szCs w:val="28"/>
        </w:rPr>
      </w:pPr>
      <w:bookmarkStart w:id="112" w:name="_Toc225089764"/>
      <w:r w:rsidRPr="3E4DE195">
        <w:rPr>
          <w:sz w:val="28"/>
          <w:szCs w:val="28"/>
        </w:rPr>
        <w:t>4.</w:t>
      </w:r>
      <w:r w:rsidR="17C25781" w:rsidRPr="17C25781">
        <w:rPr>
          <w:sz w:val="28"/>
          <w:szCs w:val="28"/>
        </w:rPr>
        <w:t>7</w:t>
      </w:r>
      <w:r w:rsidRPr="3E4DE195">
        <w:rPr>
          <w:sz w:val="28"/>
          <w:szCs w:val="28"/>
        </w:rPr>
        <w:t>.1 Data Dictionary</w:t>
      </w:r>
      <w:bookmarkEnd w:id="112"/>
    </w:p>
    <w:p w14:paraId="4B0AD500" w14:textId="2A9A5376" w:rsidR="3E4DE195" w:rsidRDefault="006F7722">
      <w:r>
        <w:t>1) USERS</w:t>
      </w:r>
    </w:p>
    <w:p w14:paraId="21D94B1A" w14:textId="16B76842" w:rsidR="00BF7CB3" w:rsidRDefault="00BF7CB3" w:rsidP="004F4121">
      <w:pPr>
        <w:jc w:val="center"/>
      </w:pPr>
      <w:r>
        <w:t xml:space="preserve">Table </w:t>
      </w:r>
      <w:r w:rsidR="004F4121">
        <w:t>4.7.1</w:t>
      </w:r>
    </w:p>
    <w:tbl>
      <w:tblPr>
        <w:tblW w:w="9621" w:type="dxa"/>
        <w:tblCellSpacing w:w="15" w:type="dxa"/>
        <w:tblCellMar>
          <w:left w:w="0" w:type="dxa"/>
          <w:right w:w="0" w:type="dxa"/>
        </w:tblCellMar>
        <w:tblLook w:val="04A0" w:firstRow="1" w:lastRow="0" w:firstColumn="1" w:lastColumn="0" w:noHBand="0" w:noVBand="1"/>
      </w:tblPr>
      <w:tblGrid>
        <w:gridCol w:w="461"/>
        <w:gridCol w:w="890"/>
        <w:gridCol w:w="2434"/>
        <w:gridCol w:w="1455"/>
        <w:gridCol w:w="1839"/>
        <w:gridCol w:w="1361"/>
        <w:gridCol w:w="1181"/>
      </w:tblGrid>
      <w:tr w:rsidR="00CB4529" w:rsidRPr="006815F3" w14:paraId="72879943" w14:textId="77777777" w:rsidTr="00EE6FBD">
        <w:trPr>
          <w:trHeight w:val="17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5A8E6"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D671C"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cpi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951B3"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0002A"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mobile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337AE"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BE1C1"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109743" w14:textId="77777777" w:rsidR="006815F3" w:rsidRPr="006815F3" w:rsidRDefault="006815F3" w:rsidP="006815F3">
            <w:pPr>
              <w:suppressAutoHyphens w:val="0"/>
              <w:rPr>
                <w:color w:val="1F1F1F"/>
                <w:lang w:bidi="gu-IN"/>
              </w:rPr>
            </w:pPr>
            <w:r w:rsidRPr="006815F3">
              <w:rPr>
                <w:b/>
                <w:bCs/>
                <w:color w:val="1F1F1F"/>
                <w:bdr w:val="none" w:sz="0" w:space="0" w:color="auto" w:frame="1"/>
                <w:lang w:bidi="gu-IN"/>
              </w:rPr>
              <w:t>role</w:t>
            </w:r>
          </w:p>
        </w:tc>
      </w:tr>
      <w:tr w:rsidR="00CB4529" w:rsidRPr="006815F3" w14:paraId="60189AA7" w14:textId="77777777" w:rsidTr="00EE6FBD">
        <w:trPr>
          <w:trHeight w:val="17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F9AD2"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35152"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8.95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360E6"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23ituos109@ddu.ac.in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9348A"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9897969594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17BEF" w14:textId="77777777" w:rsidR="006815F3" w:rsidRPr="006815F3" w:rsidRDefault="006815F3" w:rsidP="006815F3">
            <w:pPr>
              <w:suppressAutoHyphens w:val="0"/>
              <w:rPr>
                <w:color w:val="1F1F1F"/>
                <w:lang w:bidi="gu-IN"/>
              </w:rPr>
            </w:pPr>
            <w:proofErr w:type="spellStart"/>
            <w:r w:rsidRPr="006815F3">
              <w:rPr>
                <w:color w:val="1F1F1F"/>
                <w:bdr w:val="none" w:sz="0" w:space="0" w:color="auto" w:frame="1"/>
                <w:lang w:bidi="gu-IN"/>
              </w:rPr>
              <w:t>Hetvee</w:t>
            </w:r>
            <w:proofErr w:type="spellEnd"/>
            <w:r w:rsidRPr="006815F3">
              <w:rPr>
                <w:color w:val="1F1F1F"/>
                <w:bdr w:val="none" w:sz="0" w:space="0" w:color="auto" w:frame="1"/>
                <w:lang w:bidi="gu-IN"/>
              </w:rPr>
              <w:t xml:space="preserve"> </w:t>
            </w:r>
            <w:proofErr w:type="spellStart"/>
            <w:r w:rsidRPr="006815F3">
              <w:rPr>
                <w:color w:val="1F1F1F"/>
                <w:bdr w:val="none" w:sz="0" w:space="0" w:color="auto" w:frame="1"/>
                <w:lang w:bidi="gu-IN"/>
              </w:rPr>
              <w:t>Rabara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C4595"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hetvee0109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64317"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STUDENT</w:t>
            </w:r>
          </w:p>
        </w:tc>
      </w:tr>
      <w:tr w:rsidR="00CB4529" w:rsidRPr="006815F3" w14:paraId="183F41EB" w14:textId="77777777" w:rsidTr="00EE6FBD">
        <w:trPr>
          <w:trHeight w:val="26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1D595"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B7199"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1C476"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23ituos114@ddu.ac.in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AC074"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7896547896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5F6F6" w14:textId="77777777" w:rsidR="006815F3" w:rsidRPr="006815F3" w:rsidRDefault="006815F3" w:rsidP="006815F3">
            <w:pPr>
              <w:suppressAutoHyphens w:val="0"/>
              <w:rPr>
                <w:color w:val="1F1F1F"/>
                <w:lang w:bidi="gu-IN"/>
              </w:rPr>
            </w:pPr>
            <w:proofErr w:type="spellStart"/>
            <w:r w:rsidRPr="006815F3">
              <w:rPr>
                <w:color w:val="1F1F1F"/>
                <w:bdr w:val="none" w:sz="0" w:space="0" w:color="auto" w:frame="1"/>
                <w:lang w:bidi="gu-IN"/>
              </w:rPr>
              <w:t>Tithi</w:t>
            </w:r>
            <w:proofErr w:type="spellEnd"/>
            <w:r w:rsidRPr="006815F3">
              <w:rPr>
                <w:color w:val="1F1F1F"/>
                <w:bdr w:val="none" w:sz="0" w:space="0" w:color="auto" w:frame="1"/>
                <w:lang w:bidi="gu-IN"/>
              </w:rPr>
              <w:t xml:space="preserve"> </w:t>
            </w:r>
            <w:proofErr w:type="spellStart"/>
            <w:r w:rsidRPr="006815F3">
              <w:rPr>
                <w:color w:val="1F1F1F"/>
                <w:bdr w:val="none" w:sz="0" w:space="0" w:color="auto" w:frame="1"/>
                <w:lang w:bidi="gu-IN"/>
              </w:rPr>
              <w:t>Rojivadiya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00685"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t2908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56FD47"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STUDENT</w:t>
            </w:r>
          </w:p>
        </w:tc>
      </w:tr>
      <w:tr w:rsidR="00CB4529" w:rsidRPr="006815F3" w14:paraId="5705275F" w14:textId="77777777" w:rsidTr="00EE6FBD">
        <w:trPr>
          <w:trHeight w:val="17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0A5E4"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90DA5"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8.99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0D4969"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23ituos151@ddu.ac.in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60C27"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9738675432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CCE0D4"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Nidhi Pandya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9E261"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nidhi1305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E9A5F"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STUDENT</w:t>
            </w:r>
          </w:p>
        </w:tc>
      </w:tr>
      <w:tr w:rsidR="00CB4529" w:rsidRPr="006815F3" w14:paraId="65D6423F" w14:textId="77777777" w:rsidTr="00EE6FBD">
        <w:trPr>
          <w:trHeight w:val="17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440E6"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AAC25"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AAD331"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viral.tpo@ddu.ac.in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4F125"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8789979768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3D2F6"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Viral Shah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0FBE3"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viral_1234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5C091D"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TPO</w:t>
            </w:r>
          </w:p>
        </w:tc>
      </w:tr>
      <w:tr w:rsidR="00CB4529" w:rsidRPr="006815F3" w14:paraId="654C86DE" w14:textId="77777777" w:rsidTr="00EE6FBD">
        <w:trPr>
          <w:trHeight w:val="17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86B3D"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6F128"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E57E3"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23ituos107@ddu.ac.in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E5677"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9678567680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7D326" w14:textId="77777777" w:rsidR="006815F3" w:rsidRPr="006815F3" w:rsidRDefault="006815F3" w:rsidP="006815F3">
            <w:pPr>
              <w:suppressAutoHyphens w:val="0"/>
              <w:rPr>
                <w:color w:val="1F1F1F"/>
                <w:lang w:bidi="gu-IN"/>
              </w:rPr>
            </w:pPr>
            <w:proofErr w:type="spellStart"/>
            <w:r w:rsidRPr="006815F3">
              <w:rPr>
                <w:color w:val="1F1F1F"/>
                <w:bdr w:val="none" w:sz="0" w:space="0" w:color="auto" w:frame="1"/>
                <w:lang w:bidi="gu-IN"/>
              </w:rPr>
              <w:t>Kruti</w:t>
            </w:r>
            <w:proofErr w:type="spellEnd"/>
            <w:r w:rsidRPr="006815F3">
              <w:rPr>
                <w:color w:val="1F1F1F"/>
                <w:bdr w:val="none" w:sz="0" w:space="0" w:color="auto" w:frame="1"/>
                <w:lang w:bidi="gu-IN"/>
              </w:rPr>
              <w:t xml:space="preserve"> </w:t>
            </w:r>
            <w:proofErr w:type="spellStart"/>
            <w:r w:rsidRPr="006815F3">
              <w:rPr>
                <w:color w:val="1F1F1F"/>
                <w:bdr w:val="none" w:sz="0" w:space="0" w:color="auto" w:frame="1"/>
                <w:lang w:bidi="gu-IN"/>
              </w:rPr>
              <w:t>Popat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C09F4"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kruti_0404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6DBD6"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STUDENT</w:t>
            </w:r>
          </w:p>
        </w:tc>
      </w:tr>
      <w:tr w:rsidR="00CB4529" w:rsidRPr="006815F3" w14:paraId="4B6E9EE8" w14:textId="77777777" w:rsidTr="00EE6FBD">
        <w:trPr>
          <w:trHeight w:val="17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DEE297"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7A2EE"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269C4"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23ituos019@ddu.ac.in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04DDB"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7898679808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7B99A"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 xml:space="preserve">Pinal </w:t>
            </w:r>
            <w:proofErr w:type="spellStart"/>
            <w:r w:rsidRPr="006815F3">
              <w:rPr>
                <w:color w:val="1F1F1F"/>
                <w:bdr w:val="none" w:sz="0" w:space="0" w:color="auto" w:frame="1"/>
                <w:lang w:bidi="gu-IN"/>
              </w:rPr>
              <w:t>Chothani</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82A46"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pinal_2603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9ABDC3" w14:textId="77777777" w:rsidR="006815F3" w:rsidRPr="006815F3" w:rsidRDefault="006815F3" w:rsidP="006815F3">
            <w:pPr>
              <w:suppressAutoHyphens w:val="0"/>
              <w:rPr>
                <w:color w:val="1F1F1F"/>
                <w:lang w:bidi="gu-IN"/>
              </w:rPr>
            </w:pPr>
            <w:r w:rsidRPr="006815F3">
              <w:rPr>
                <w:color w:val="1F1F1F"/>
                <w:bdr w:val="none" w:sz="0" w:space="0" w:color="auto" w:frame="1"/>
                <w:lang w:bidi="gu-IN"/>
              </w:rPr>
              <w:t>STUDENT</w:t>
            </w:r>
          </w:p>
        </w:tc>
      </w:tr>
    </w:tbl>
    <w:p w14:paraId="4AEA7B0F" w14:textId="77777777" w:rsidR="006F7722" w:rsidRDefault="006F7722"/>
    <w:p w14:paraId="7FE6ED77" w14:textId="77777777" w:rsidR="007C0FC0" w:rsidRDefault="007C0FC0"/>
    <w:p w14:paraId="46CA57F7" w14:textId="77777777" w:rsidR="007C0FC0" w:rsidRDefault="007C0FC0"/>
    <w:p w14:paraId="43E7E20C" w14:textId="77777777" w:rsidR="007C0FC0" w:rsidRDefault="007C0FC0"/>
    <w:p w14:paraId="3BC1A40A" w14:textId="77777777" w:rsidR="007C0FC0" w:rsidRDefault="007C0FC0"/>
    <w:p w14:paraId="4AAF4EE6" w14:textId="77777777" w:rsidR="007C0FC0" w:rsidRDefault="007C0FC0"/>
    <w:p w14:paraId="462A613B" w14:textId="77777777" w:rsidR="007C0FC0" w:rsidRDefault="007C0FC0"/>
    <w:p w14:paraId="3395D0EA" w14:textId="4272B8DA" w:rsidR="000F3120" w:rsidRDefault="009D6D1E">
      <w:r>
        <w:lastRenderedPageBreak/>
        <w:t>2)</w:t>
      </w:r>
      <w:r w:rsidR="00EE6FBD">
        <w:t xml:space="preserve"> </w:t>
      </w:r>
      <w:r>
        <w:t>TPO_FEEDBACKS</w:t>
      </w:r>
    </w:p>
    <w:p w14:paraId="7CDC3EE2" w14:textId="147CE21B" w:rsidR="004F4121" w:rsidRDefault="004F4121" w:rsidP="004F4121">
      <w:pPr>
        <w:jc w:val="center"/>
      </w:pPr>
      <w:r>
        <w:t>Table 4.7.2</w:t>
      </w:r>
    </w:p>
    <w:tbl>
      <w:tblPr>
        <w:tblW w:w="0" w:type="auto"/>
        <w:tblCellSpacing w:w="15" w:type="dxa"/>
        <w:tblCellMar>
          <w:left w:w="0" w:type="dxa"/>
          <w:right w:w="0" w:type="dxa"/>
        </w:tblCellMar>
        <w:tblLook w:val="04A0" w:firstRow="1" w:lastRow="0" w:firstColumn="1" w:lastColumn="0" w:noHBand="0" w:noVBand="1"/>
      </w:tblPr>
      <w:tblGrid>
        <w:gridCol w:w="456"/>
        <w:gridCol w:w="3020"/>
        <w:gridCol w:w="3054"/>
        <w:gridCol w:w="1156"/>
      </w:tblGrid>
      <w:tr w:rsidR="00EE6FBD" w:rsidRPr="00EE6FBD" w14:paraId="3F69F445" w14:textId="77777777" w:rsidTr="00EE6FB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79521" w14:textId="77777777" w:rsidR="00EE6FBD" w:rsidRPr="00EE6FBD" w:rsidRDefault="00EE6FBD" w:rsidP="00EE6FBD">
            <w:pPr>
              <w:suppressAutoHyphens w:val="0"/>
              <w:rPr>
                <w:color w:val="1F1F1F"/>
                <w:lang w:bidi="gu-IN"/>
              </w:rPr>
            </w:pPr>
            <w:r w:rsidRPr="00EE6FBD">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0FE11" w14:textId="77777777" w:rsidR="00EE6FBD" w:rsidRPr="00EE6FBD" w:rsidRDefault="00EE6FBD" w:rsidP="00EE6FBD">
            <w:pPr>
              <w:suppressAutoHyphens w:val="0"/>
              <w:rPr>
                <w:color w:val="1F1F1F"/>
                <w:lang w:bidi="gu-IN"/>
              </w:rPr>
            </w:pPr>
            <w:r w:rsidRPr="00EE6FBD">
              <w:rPr>
                <w:b/>
                <w:bCs/>
                <w:color w:val="1F1F1F"/>
                <w:bdr w:val="none" w:sz="0" w:space="0" w:color="auto" w:frame="1"/>
                <w:lang w:bidi="gu-IN"/>
              </w:rPr>
              <w:t>comment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BF7504" w14:textId="77777777" w:rsidR="00EE6FBD" w:rsidRPr="00EE6FBD" w:rsidRDefault="00EE6FBD" w:rsidP="00EE6FBD">
            <w:pPr>
              <w:suppressAutoHyphens w:val="0"/>
              <w:rPr>
                <w:color w:val="1F1F1F"/>
                <w:lang w:bidi="gu-IN"/>
              </w:rPr>
            </w:pPr>
            <w:proofErr w:type="spellStart"/>
            <w:r w:rsidRPr="00EE6FBD">
              <w:rPr>
                <w:b/>
                <w:bCs/>
                <w:color w:val="1F1F1F"/>
                <w:bdr w:val="none" w:sz="0" w:space="0" w:color="auto" w:frame="1"/>
                <w:lang w:bidi="gu-IN"/>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F9060C" w14:textId="77777777" w:rsidR="00EE6FBD" w:rsidRPr="00EE6FBD" w:rsidRDefault="00EE6FBD" w:rsidP="00EE6FBD">
            <w:pPr>
              <w:suppressAutoHyphens w:val="0"/>
              <w:rPr>
                <w:color w:val="1F1F1F"/>
                <w:lang w:bidi="gu-IN"/>
              </w:rPr>
            </w:pPr>
            <w:proofErr w:type="spellStart"/>
            <w:r w:rsidRPr="00EE6FBD">
              <w:rPr>
                <w:b/>
                <w:bCs/>
                <w:color w:val="1F1F1F"/>
                <w:bdr w:val="none" w:sz="0" w:space="0" w:color="auto" w:frame="1"/>
                <w:lang w:bidi="gu-IN"/>
              </w:rPr>
              <w:t>student_id</w:t>
            </w:r>
            <w:proofErr w:type="spellEnd"/>
          </w:p>
        </w:tc>
      </w:tr>
      <w:tr w:rsidR="00EE6FBD" w:rsidRPr="00EE6FBD" w14:paraId="09706F7F" w14:textId="77777777" w:rsidTr="00EE6FB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CCC2EC" w14:textId="77777777" w:rsidR="00EE6FBD" w:rsidRPr="00EE6FBD" w:rsidRDefault="00EE6FBD" w:rsidP="00EE6FBD">
            <w:pPr>
              <w:suppressAutoHyphens w:val="0"/>
              <w:rPr>
                <w:color w:val="1F1F1F"/>
                <w:lang w:bidi="gu-IN"/>
              </w:rPr>
            </w:pPr>
            <w:r w:rsidRPr="00EE6FBD">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EB8FD" w14:textId="4BF283F9" w:rsidR="00EE6FBD" w:rsidRPr="00EE6FBD" w:rsidRDefault="00EE6FBD" w:rsidP="00EE6FBD">
            <w:pPr>
              <w:suppressAutoHyphens w:val="0"/>
              <w:rPr>
                <w:color w:val="1F1F1F"/>
                <w:lang w:bidi="gu-IN"/>
              </w:rPr>
            </w:pPr>
            <w:r>
              <w:rPr>
                <w:color w:val="1F1F1F"/>
                <w:lang w:bidi="gu-IN"/>
              </w:rPr>
              <w:t>No needed any improvement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BB944" w14:textId="77777777" w:rsidR="00EE6FBD" w:rsidRPr="00EE6FBD" w:rsidRDefault="00EE6FBD" w:rsidP="00EE6FBD">
            <w:pPr>
              <w:suppressAutoHyphens w:val="0"/>
              <w:rPr>
                <w:color w:val="1F1F1F"/>
                <w:lang w:bidi="gu-IN"/>
              </w:rPr>
            </w:pPr>
            <w:r w:rsidRPr="00EE6FBD">
              <w:rPr>
                <w:color w:val="1F1F1F"/>
                <w:bdr w:val="none" w:sz="0" w:space="0" w:color="auto" w:frame="1"/>
                <w:lang w:bidi="gu-IN"/>
              </w:rPr>
              <w:t>2026-01-27 15:58:47.198206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2F738A" w14:textId="77777777" w:rsidR="00EE6FBD" w:rsidRPr="00EE6FBD" w:rsidRDefault="00EE6FBD" w:rsidP="00EE6FBD">
            <w:pPr>
              <w:suppressAutoHyphens w:val="0"/>
              <w:rPr>
                <w:color w:val="1F1F1F"/>
                <w:lang w:bidi="gu-IN"/>
              </w:rPr>
            </w:pPr>
            <w:r w:rsidRPr="00EE6FBD">
              <w:rPr>
                <w:color w:val="1F1F1F"/>
                <w:bdr w:val="none" w:sz="0" w:space="0" w:color="auto" w:frame="1"/>
                <w:lang w:bidi="gu-IN"/>
              </w:rPr>
              <w:t>11</w:t>
            </w:r>
          </w:p>
        </w:tc>
      </w:tr>
    </w:tbl>
    <w:p w14:paraId="7A0FF595" w14:textId="77777777" w:rsidR="004F4121" w:rsidRDefault="004F4121"/>
    <w:p w14:paraId="69E567D1" w14:textId="77777777" w:rsidR="007C0FC0" w:rsidRDefault="007C0FC0"/>
    <w:p w14:paraId="2EB56BC8" w14:textId="62E0ECB3" w:rsidR="009D6D1E" w:rsidRDefault="00EE6FBD">
      <w:r>
        <w:t xml:space="preserve">3) </w:t>
      </w:r>
      <w:r w:rsidR="004D0527" w:rsidRPr="004D0527">
        <w:t>STUDENT_SKILLS</w:t>
      </w:r>
    </w:p>
    <w:p w14:paraId="1DE3BA3C" w14:textId="7D41817A" w:rsidR="004F4121" w:rsidRDefault="004F4121" w:rsidP="004F4121">
      <w:pPr>
        <w:jc w:val="center"/>
      </w:pPr>
      <w:r>
        <w:t>Table 4.7.3</w:t>
      </w:r>
    </w:p>
    <w:tbl>
      <w:tblPr>
        <w:tblW w:w="9208" w:type="dxa"/>
        <w:tblCellSpacing w:w="15" w:type="dxa"/>
        <w:tblCellMar>
          <w:left w:w="0" w:type="dxa"/>
          <w:right w:w="0" w:type="dxa"/>
        </w:tblCellMar>
        <w:tblLook w:val="04A0" w:firstRow="1" w:lastRow="0" w:firstColumn="1" w:lastColumn="0" w:noHBand="0" w:noVBand="1"/>
      </w:tblPr>
      <w:tblGrid>
        <w:gridCol w:w="3297"/>
        <w:gridCol w:w="5911"/>
      </w:tblGrid>
      <w:tr w:rsidR="005B515F" w:rsidRPr="005B515F" w14:paraId="16B53158" w14:textId="77777777" w:rsidTr="00B84997">
        <w:trPr>
          <w:trHeight w:val="10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DB2E1" w14:textId="77777777" w:rsidR="005B515F" w:rsidRPr="005B515F" w:rsidRDefault="005B515F" w:rsidP="005B515F">
            <w:pPr>
              <w:suppressAutoHyphens w:val="0"/>
              <w:rPr>
                <w:color w:val="1F1F1F"/>
                <w:lang w:bidi="gu-IN"/>
              </w:rPr>
            </w:pPr>
            <w:proofErr w:type="spellStart"/>
            <w:r w:rsidRPr="005B515F">
              <w:rPr>
                <w:b/>
                <w:bCs/>
                <w:color w:val="1F1F1F"/>
                <w:bdr w:val="none" w:sz="0" w:space="0" w:color="auto" w:frame="1"/>
                <w:lang w:bidi="gu-IN"/>
              </w:rPr>
              <w:t>profile_id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44C70" w14:textId="77777777" w:rsidR="005B515F" w:rsidRPr="005B515F" w:rsidRDefault="005B515F" w:rsidP="005B515F">
            <w:pPr>
              <w:suppressAutoHyphens w:val="0"/>
              <w:rPr>
                <w:color w:val="1F1F1F"/>
                <w:lang w:bidi="gu-IN"/>
              </w:rPr>
            </w:pPr>
            <w:r w:rsidRPr="005B515F">
              <w:rPr>
                <w:b/>
                <w:bCs/>
                <w:color w:val="1F1F1F"/>
                <w:bdr w:val="none" w:sz="0" w:space="0" w:color="auto" w:frame="1"/>
                <w:lang w:bidi="gu-IN"/>
              </w:rPr>
              <w:t>skill</w:t>
            </w:r>
          </w:p>
        </w:tc>
      </w:tr>
      <w:tr w:rsidR="005B515F" w:rsidRPr="005B515F" w14:paraId="795EC88C" w14:textId="77777777" w:rsidTr="00B84997">
        <w:trPr>
          <w:trHeight w:val="10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32A97A"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9C831C"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C++</w:t>
            </w:r>
          </w:p>
        </w:tc>
      </w:tr>
      <w:tr w:rsidR="005B515F" w:rsidRPr="005B515F" w14:paraId="1835981E" w14:textId="77777777" w:rsidTr="00B84997">
        <w:trPr>
          <w:trHeight w:val="1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09AF8"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5FC86"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Java</w:t>
            </w:r>
          </w:p>
        </w:tc>
      </w:tr>
      <w:tr w:rsidR="005B515F" w:rsidRPr="005B515F" w14:paraId="41DC1C12" w14:textId="77777777" w:rsidTr="00B84997">
        <w:trPr>
          <w:trHeight w:val="10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97F0E"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C12D9"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Web development</w:t>
            </w:r>
          </w:p>
        </w:tc>
      </w:tr>
      <w:tr w:rsidR="005B515F" w:rsidRPr="005B515F" w14:paraId="07C87BF4" w14:textId="77777777" w:rsidTr="00B84997">
        <w:trPr>
          <w:trHeight w:val="1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DC784"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4BD8C9"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DSA</w:t>
            </w:r>
          </w:p>
        </w:tc>
      </w:tr>
      <w:tr w:rsidR="005B515F" w:rsidRPr="005B515F" w14:paraId="52B5ADE8" w14:textId="77777777" w:rsidTr="00B84997">
        <w:trPr>
          <w:trHeight w:val="1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7E674"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60CD6E"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Java</w:t>
            </w:r>
          </w:p>
        </w:tc>
      </w:tr>
      <w:tr w:rsidR="005B515F" w:rsidRPr="005B515F" w14:paraId="6463E496" w14:textId="77777777" w:rsidTr="00B84997">
        <w:trPr>
          <w:trHeight w:val="10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DD78EC"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74AED5"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React</w:t>
            </w:r>
          </w:p>
        </w:tc>
      </w:tr>
      <w:tr w:rsidR="005B515F" w:rsidRPr="005B515F" w14:paraId="33864676" w14:textId="77777777" w:rsidTr="00B84997">
        <w:trPr>
          <w:trHeight w:val="1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454C12"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438DC" w14:textId="77777777" w:rsidR="005B515F" w:rsidRPr="005B515F" w:rsidRDefault="005B515F" w:rsidP="005B515F">
            <w:pPr>
              <w:suppressAutoHyphens w:val="0"/>
              <w:rPr>
                <w:color w:val="1F1F1F"/>
                <w:lang w:bidi="gu-IN"/>
              </w:rPr>
            </w:pPr>
            <w:r w:rsidRPr="005B515F">
              <w:rPr>
                <w:color w:val="1F1F1F"/>
                <w:bdr w:val="none" w:sz="0" w:space="0" w:color="auto" w:frame="1"/>
                <w:lang w:bidi="gu-IN"/>
              </w:rPr>
              <w:t>Android Development</w:t>
            </w:r>
          </w:p>
        </w:tc>
      </w:tr>
    </w:tbl>
    <w:p w14:paraId="54E2A5E4" w14:textId="77777777" w:rsidR="004D0527" w:rsidRDefault="004D0527"/>
    <w:p w14:paraId="55EF9A5A" w14:textId="77777777" w:rsidR="004F4121" w:rsidRDefault="004F4121"/>
    <w:p w14:paraId="20795F3F" w14:textId="77777777" w:rsidR="004F4121" w:rsidRDefault="004F4121"/>
    <w:p w14:paraId="37DB01B9" w14:textId="77777777" w:rsidR="004F4121" w:rsidRDefault="004F4121"/>
    <w:p w14:paraId="7DA4348D" w14:textId="77777777" w:rsidR="00AC5B1D" w:rsidRDefault="00AC5B1D"/>
    <w:p w14:paraId="358023E9" w14:textId="77777777" w:rsidR="00AC5B1D" w:rsidRDefault="00AC5B1D"/>
    <w:p w14:paraId="4C2668A8" w14:textId="77777777" w:rsidR="00AC5B1D" w:rsidRDefault="00AC5B1D"/>
    <w:p w14:paraId="5A9E2980" w14:textId="77777777" w:rsidR="00AC5B1D" w:rsidRDefault="00AC5B1D"/>
    <w:p w14:paraId="3A769C39" w14:textId="77777777" w:rsidR="00AC5B1D" w:rsidRDefault="00AC5B1D"/>
    <w:p w14:paraId="7B17277A" w14:textId="77777777" w:rsidR="00AC5B1D" w:rsidRDefault="00AC5B1D"/>
    <w:p w14:paraId="6C6C585C" w14:textId="77777777" w:rsidR="00AC5B1D" w:rsidRDefault="00AC5B1D"/>
    <w:p w14:paraId="32CA93F1" w14:textId="77777777" w:rsidR="00AC5B1D" w:rsidRDefault="00AC5B1D"/>
    <w:p w14:paraId="5A2A3645" w14:textId="77777777" w:rsidR="00AC5B1D" w:rsidRDefault="00AC5B1D"/>
    <w:p w14:paraId="48BC091E" w14:textId="77777777" w:rsidR="004F4121" w:rsidRDefault="004F4121"/>
    <w:p w14:paraId="4370B918" w14:textId="67DDF2E4" w:rsidR="00947395" w:rsidRDefault="00886459">
      <w:r>
        <w:lastRenderedPageBreak/>
        <w:t xml:space="preserve">4) </w:t>
      </w:r>
      <w:r w:rsidRPr="00886459">
        <w:t>STUDENT_PROFILES</w:t>
      </w:r>
    </w:p>
    <w:p w14:paraId="0663858C" w14:textId="3A573231" w:rsidR="004F4121" w:rsidRDefault="004F4121" w:rsidP="004F4121">
      <w:pPr>
        <w:jc w:val="center"/>
      </w:pPr>
      <w:r>
        <w:t>Table 4.7.4</w:t>
      </w:r>
    </w:p>
    <w:tbl>
      <w:tblPr>
        <w:tblW w:w="8648" w:type="dxa"/>
        <w:tblCellSpacing w:w="15" w:type="dxa"/>
        <w:tblCellMar>
          <w:left w:w="0" w:type="dxa"/>
          <w:right w:w="0" w:type="dxa"/>
        </w:tblCellMar>
        <w:tblLook w:val="04A0" w:firstRow="1" w:lastRow="0" w:firstColumn="1" w:lastColumn="0" w:noHBand="0" w:noVBand="1"/>
      </w:tblPr>
      <w:tblGrid>
        <w:gridCol w:w="456"/>
        <w:gridCol w:w="2254"/>
        <w:gridCol w:w="1574"/>
        <w:gridCol w:w="2013"/>
        <w:gridCol w:w="2200"/>
        <w:gridCol w:w="836"/>
      </w:tblGrid>
      <w:tr w:rsidR="004765E7" w:rsidRPr="004765E7" w14:paraId="17477D55" w14:textId="77777777" w:rsidTr="00566058">
        <w:trPr>
          <w:trHeight w:val="14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C299A" w14:textId="77777777" w:rsidR="004765E7" w:rsidRPr="004765E7" w:rsidRDefault="004765E7" w:rsidP="004765E7">
            <w:pPr>
              <w:suppressAutoHyphens w:val="0"/>
              <w:rPr>
                <w:color w:val="1F1F1F"/>
                <w:lang w:bidi="gu-IN"/>
              </w:rPr>
            </w:pPr>
            <w:r w:rsidRPr="004765E7">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4BD21" w14:textId="77777777" w:rsidR="004765E7" w:rsidRPr="004765E7" w:rsidRDefault="004765E7" w:rsidP="004765E7">
            <w:pPr>
              <w:suppressAutoHyphens w:val="0"/>
              <w:rPr>
                <w:color w:val="1F1F1F"/>
                <w:lang w:bidi="gu-IN"/>
              </w:rPr>
            </w:pPr>
            <w:proofErr w:type="spellStart"/>
            <w:r w:rsidRPr="004765E7">
              <w:rPr>
                <w:b/>
                <w:bCs/>
                <w:color w:val="1F1F1F"/>
                <w:bdr w:val="none" w:sz="0" w:space="0" w:color="auto" w:frame="1"/>
                <w:lang w:bidi="gu-IN"/>
              </w:rPr>
              <w:t>career_preference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088012" w14:textId="77777777" w:rsidR="004765E7" w:rsidRPr="004765E7" w:rsidRDefault="004765E7" w:rsidP="004765E7">
            <w:pPr>
              <w:suppressAutoHyphens w:val="0"/>
              <w:rPr>
                <w:color w:val="1F1F1F"/>
                <w:lang w:bidi="gu-IN"/>
              </w:rPr>
            </w:pPr>
            <w:proofErr w:type="spellStart"/>
            <w:r w:rsidRPr="004765E7">
              <w:rPr>
                <w:b/>
                <w:bCs/>
                <w:color w:val="1F1F1F"/>
                <w:bdr w:val="none" w:sz="0" w:space="0" w:color="auto" w:frame="1"/>
                <w:lang w:bidi="gu-IN"/>
              </w:rPr>
              <w:t>resume_path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5E75D" w14:textId="77777777" w:rsidR="004765E7" w:rsidRPr="004765E7" w:rsidRDefault="004765E7" w:rsidP="004765E7">
            <w:pPr>
              <w:suppressAutoHyphens w:val="0"/>
              <w:rPr>
                <w:color w:val="1F1F1F"/>
                <w:lang w:bidi="gu-IN"/>
              </w:rPr>
            </w:pPr>
            <w:proofErr w:type="spellStart"/>
            <w:r w:rsidRPr="004765E7">
              <w:rPr>
                <w:b/>
                <w:bCs/>
                <w:color w:val="1F1F1F"/>
                <w:bdr w:val="none" w:sz="0" w:space="0" w:color="auto" w:frame="1"/>
                <w:lang w:bidi="gu-IN"/>
              </w:rPr>
              <w:t>tenth_percentage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9B6CC" w14:textId="77777777" w:rsidR="004765E7" w:rsidRPr="004765E7" w:rsidRDefault="004765E7" w:rsidP="004765E7">
            <w:pPr>
              <w:suppressAutoHyphens w:val="0"/>
              <w:rPr>
                <w:color w:val="1F1F1F"/>
                <w:lang w:bidi="gu-IN"/>
              </w:rPr>
            </w:pPr>
            <w:proofErr w:type="spellStart"/>
            <w:r w:rsidRPr="004765E7">
              <w:rPr>
                <w:b/>
                <w:bCs/>
                <w:color w:val="1F1F1F"/>
                <w:bdr w:val="none" w:sz="0" w:space="0" w:color="auto" w:frame="1"/>
                <w:lang w:bidi="gu-IN"/>
              </w:rPr>
              <w:t>twelfth_percentage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568C0C" w14:textId="77777777" w:rsidR="004765E7" w:rsidRPr="004765E7" w:rsidRDefault="004765E7" w:rsidP="004765E7">
            <w:pPr>
              <w:suppressAutoHyphens w:val="0"/>
              <w:rPr>
                <w:color w:val="1F1F1F"/>
                <w:lang w:bidi="gu-IN"/>
              </w:rPr>
            </w:pPr>
            <w:proofErr w:type="spellStart"/>
            <w:r w:rsidRPr="004765E7">
              <w:rPr>
                <w:b/>
                <w:bCs/>
                <w:color w:val="1F1F1F"/>
                <w:bdr w:val="none" w:sz="0" w:space="0" w:color="auto" w:frame="1"/>
                <w:lang w:bidi="gu-IN"/>
              </w:rPr>
              <w:t>user_id</w:t>
            </w:r>
            <w:proofErr w:type="spellEnd"/>
          </w:p>
        </w:tc>
      </w:tr>
      <w:tr w:rsidR="004765E7" w:rsidRPr="004765E7" w14:paraId="0980B097" w14:textId="77777777" w:rsidTr="00566058">
        <w:trPr>
          <w:trHeight w:val="14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FD89B"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58B07"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3416C"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3_resume.pdf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217059"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94.14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FF54C"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78.89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D26530"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3</w:t>
            </w:r>
          </w:p>
        </w:tc>
      </w:tr>
      <w:tr w:rsidR="004765E7" w:rsidRPr="004765E7" w14:paraId="2091E7F8" w14:textId="77777777" w:rsidTr="00566058">
        <w:trPr>
          <w:trHeight w:val="13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355A4"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944AC"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C815C"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4_resume.pdf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B5819"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FA155"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9D033D"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4</w:t>
            </w:r>
          </w:p>
        </w:tc>
      </w:tr>
      <w:tr w:rsidR="004765E7" w:rsidRPr="004765E7" w14:paraId="6299EF9E" w14:textId="77777777" w:rsidTr="00566058">
        <w:trPr>
          <w:trHeight w:val="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7CE066"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B97197"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75ABD"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0D6EF"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2533D"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FF86C"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5</w:t>
            </w:r>
          </w:p>
        </w:tc>
      </w:tr>
      <w:tr w:rsidR="004765E7" w:rsidRPr="004765E7" w14:paraId="55FDEC8D" w14:textId="77777777" w:rsidTr="00566058">
        <w:trPr>
          <w:trHeight w:val="14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A7CEE"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7976B"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8BF5C"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7_resume.pdf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1FDF1"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7F85D"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40049D"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7</w:t>
            </w:r>
          </w:p>
        </w:tc>
      </w:tr>
      <w:tr w:rsidR="004765E7" w:rsidRPr="004765E7" w14:paraId="2EE1F7A3" w14:textId="77777777" w:rsidTr="00566058">
        <w:trPr>
          <w:trHeight w:val="13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8BE42"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7A612" w14:textId="01F71537" w:rsidR="004765E7" w:rsidRPr="004765E7" w:rsidRDefault="004765E7" w:rsidP="004765E7">
            <w:pPr>
              <w:suppressAutoHyphens w:val="0"/>
              <w:rPr>
                <w:color w:val="1F1F1F"/>
                <w:lang w:bidi="gu-IN"/>
              </w:rPr>
            </w:pPr>
            <w:r>
              <w:rPr>
                <w:color w:val="1F1F1F"/>
                <w:lang w:bidi="gu-IN"/>
              </w:rPr>
              <w:t>HIGHER</w:t>
            </w:r>
            <w:r w:rsidR="00566058">
              <w:rPr>
                <w:color w:val="1F1F1F"/>
                <w:lang w:bidi="gu-IN"/>
              </w:rPr>
              <w:t>_STUDIES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ACDF1"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9_resume.pdf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B6261"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9F62F"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645D7" w14:textId="77777777" w:rsidR="004765E7" w:rsidRPr="004765E7" w:rsidRDefault="004765E7" w:rsidP="004765E7">
            <w:pPr>
              <w:suppressAutoHyphens w:val="0"/>
              <w:rPr>
                <w:color w:val="1F1F1F"/>
                <w:lang w:bidi="gu-IN"/>
              </w:rPr>
            </w:pPr>
            <w:r w:rsidRPr="004765E7">
              <w:rPr>
                <w:color w:val="1F1F1F"/>
                <w:bdr w:val="none" w:sz="0" w:space="0" w:color="auto" w:frame="1"/>
                <w:lang w:bidi="gu-IN"/>
              </w:rPr>
              <w:t>9</w:t>
            </w:r>
          </w:p>
        </w:tc>
      </w:tr>
    </w:tbl>
    <w:p w14:paraId="69A88951" w14:textId="77777777" w:rsidR="00886459" w:rsidRDefault="00886459"/>
    <w:p w14:paraId="4FD2DDF8" w14:textId="77777777" w:rsidR="007A16AD" w:rsidRDefault="007A16AD"/>
    <w:p w14:paraId="26FBEDB0" w14:textId="77777777" w:rsidR="007A16AD" w:rsidRDefault="007A16AD"/>
    <w:p w14:paraId="32092EA1" w14:textId="77777777" w:rsidR="007A16AD" w:rsidRDefault="007A16AD"/>
    <w:p w14:paraId="5514AC1A" w14:textId="77777777" w:rsidR="007A16AD" w:rsidRDefault="007A16AD"/>
    <w:p w14:paraId="10C7EA61" w14:textId="61EE100D" w:rsidR="001845B4" w:rsidRDefault="001845B4">
      <w:r>
        <w:t>5)</w:t>
      </w:r>
      <w:r w:rsidR="00CB5B82">
        <w:t xml:space="preserve"> </w:t>
      </w:r>
      <w:r w:rsidR="00CB5B82" w:rsidRPr="00CB5B82">
        <w:t>PLACEMENTS</w:t>
      </w:r>
    </w:p>
    <w:p w14:paraId="6A6F9349" w14:textId="523057C7" w:rsidR="004F4121" w:rsidRDefault="004F4121" w:rsidP="004F4121">
      <w:pPr>
        <w:jc w:val="center"/>
      </w:pPr>
      <w:r>
        <w:t>Table 4.7.5</w:t>
      </w:r>
    </w:p>
    <w:tbl>
      <w:tblPr>
        <w:tblW w:w="8680" w:type="dxa"/>
        <w:tblCellSpacing w:w="15" w:type="dxa"/>
        <w:tblCellMar>
          <w:left w:w="0" w:type="dxa"/>
          <w:right w:w="0" w:type="dxa"/>
        </w:tblCellMar>
        <w:tblLook w:val="04A0" w:firstRow="1" w:lastRow="0" w:firstColumn="1" w:lastColumn="0" w:noHBand="0" w:noVBand="1"/>
      </w:tblPr>
      <w:tblGrid>
        <w:gridCol w:w="563"/>
        <w:gridCol w:w="1286"/>
        <w:gridCol w:w="3513"/>
        <w:gridCol w:w="1993"/>
        <w:gridCol w:w="1325"/>
      </w:tblGrid>
      <w:tr w:rsidR="007A16AD" w:rsidRPr="00A030D3" w14:paraId="5E0AC5DB" w14:textId="77777777" w:rsidTr="007A16AD">
        <w:trPr>
          <w:trHeight w:val="17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ED3F3" w14:textId="77777777" w:rsidR="00A030D3" w:rsidRPr="00A030D3" w:rsidRDefault="00A030D3" w:rsidP="00A030D3">
            <w:pPr>
              <w:suppressAutoHyphens w:val="0"/>
              <w:rPr>
                <w:color w:val="1F1F1F"/>
                <w:lang w:bidi="gu-IN"/>
              </w:rPr>
            </w:pPr>
            <w:r w:rsidRPr="00A030D3">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25E905" w14:textId="77777777" w:rsidR="00A030D3" w:rsidRPr="00A030D3" w:rsidRDefault="00A030D3" w:rsidP="00A030D3">
            <w:pPr>
              <w:suppressAutoHyphens w:val="0"/>
              <w:rPr>
                <w:color w:val="1F1F1F"/>
                <w:lang w:bidi="gu-IN"/>
              </w:rPr>
            </w:pPr>
            <w:proofErr w:type="spellStart"/>
            <w:r w:rsidRPr="00A030D3">
              <w:rPr>
                <w:b/>
                <w:bCs/>
                <w:color w:val="1F1F1F"/>
                <w:bdr w:val="none" w:sz="0" w:space="0" w:color="auto" w:frame="1"/>
                <w:lang w:bidi="gu-IN"/>
              </w:rPr>
              <w:t>final_ctc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93332" w14:textId="77777777" w:rsidR="00A030D3" w:rsidRPr="00A030D3" w:rsidRDefault="00A030D3" w:rsidP="00A030D3">
            <w:pPr>
              <w:suppressAutoHyphens w:val="0"/>
              <w:rPr>
                <w:color w:val="1F1F1F"/>
                <w:lang w:bidi="gu-IN"/>
              </w:rPr>
            </w:pPr>
            <w:proofErr w:type="spellStart"/>
            <w:r w:rsidRPr="00A030D3">
              <w:rPr>
                <w:b/>
                <w:bCs/>
                <w:color w:val="1F1F1F"/>
                <w:bdr w:val="none" w:sz="0" w:space="0" w:color="auto" w:frame="1"/>
                <w:lang w:bidi="gu-IN"/>
              </w:rPr>
              <w:t>selection_date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DB87E" w14:textId="77777777" w:rsidR="00A030D3" w:rsidRPr="00A030D3" w:rsidRDefault="00A030D3" w:rsidP="00A030D3">
            <w:pPr>
              <w:suppressAutoHyphens w:val="0"/>
              <w:rPr>
                <w:color w:val="1F1F1F"/>
                <w:lang w:bidi="gu-IN"/>
              </w:rPr>
            </w:pPr>
            <w:proofErr w:type="spellStart"/>
            <w:r w:rsidRPr="00A030D3">
              <w:rPr>
                <w:b/>
                <w:bCs/>
                <w:color w:val="1F1F1F"/>
                <w:bdr w:val="none" w:sz="0" w:space="0" w:color="auto" w:frame="1"/>
                <w:lang w:bidi="gu-IN"/>
              </w:rPr>
              <w:t>notification_id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FB7D83" w14:textId="77777777" w:rsidR="00A030D3" w:rsidRPr="00A030D3" w:rsidRDefault="00A030D3" w:rsidP="00A030D3">
            <w:pPr>
              <w:suppressAutoHyphens w:val="0"/>
              <w:rPr>
                <w:color w:val="1F1F1F"/>
                <w:lang w:bidi="gu-IN"/>
              </w:rPr>
            </w:pPr>
            <w:proofErr w:type="spellStart"/>
            <w:r w:rsidRPr="00A030D3">
              <w:rPr>
                <w:b/>
                <w:bCs/>
                <w:color w:val="1F1F1F"/>
                <w:bdr w:val="none" w:sz="0" w:space="0" w:color="auto" w:frame="1"/>
                <w:lang w:bidi="gu-IN"/>
              </w:rPr>
              <w:t>student_id</w:t>
            </w:r>
            <w:proofErr w:type="spellEnd"/>
          </w:p>
        </w:tc>
      </w:tr>
      <w:tr w:rsidR="007A16AD" w:rsidRPr="00A030D3" w14:paraId="609077F8" w14:textId="77777777" w:rsidTr="007A16AD">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555665"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059DB"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E3CF05"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2026-02-19 19:02:21.567539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9CFF4"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FB9503"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3</w:t>
            </w:r>
          </w:p>
        </w:tc>
      </w:tr>
      <w:tr w:rsidR="007A16AD" w:rsidRPr="00A030D3" w14:paraId="24C1B930" w14:textId="77777777" w:rsidTr="007A16AD">
        <w:trPr>
          <w:trHeight w:val="17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5743CE"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10017"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FD4C6C"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2026-02-19 19:02:21.639651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98B74"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787CD"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5</w:t>
            </w:r>
          </w:p>
        </w:tc>
      </w:tr>
      <w:tr w:rsidR="007A16AD" w:rsidRPr="00A030D3" w14:paraId="67439EAA" w14:textId="77777777" w:rsidTr="007A16AD">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A27A0"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F0003"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B05998"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2026-02-19 19:02:21.683673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9E246"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1A9144"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9</w:t>
            </w:r>
          </w:p>
        </w:tc>
      </w:tr>
      <w:tr w:rsidR="007A16AD" w:rsidRPr="00A030D3" w14:paraId="46DEB18A" w14:textId="77777777" w:rsidTr="007A16AD">
        <w:trPr>
          <w:trHeight w:val="17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ACC1B"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4F450"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7D65FF"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2026-02-19 19:02:21.724622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EC5AC"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B22FC0"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11</w:t>
            </w:r>
          </w:p>
        </w:tc>
      </w:tr>
      <w:tr w:rsidR="007A16AD" w:rsidRPr="00A030D3" w14:paraId="69FDA6D4" w14:textId="77777777" w:rsidTr="007A16AD">
        <w:trPr>
          <w:trHeight w:val="17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DDE56"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775F7"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54DB6"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2026-02-14 00:22:37.165239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315CE"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B8861B"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14</w:t>
            </w:r>
          </w:p>
        </w:tc>
      </w:tr>
      <w:tr w:rsidR="007A16AD" w:rsidRPr="00A030D3" w14:paraId="1F8B7B00" w14:textId="77777777" w:rsidTr="007A16AD">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5F7DF"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2EC38"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D01C0"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2026-02-19 19:27:50.582465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901B0"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275BC" w14:textId="77777777" w:rsidR="00A030D3" w:rsidRPr="00A030D3" w:rsidRDefault="00A030D3" w:rsidP="00A030D3">
            <w:pPr>
              <w:suppressAutoHyphens w:val="0"/>
              <w:rPr>
                <w:color w:val="1F1F1F"/>
                <w:lang w:bidi="gu-IN"/>
              </w:rPr>
            </w:pPr>
            <w:r w:rsidRPr="00A030D3">
              <w:rPr>
                <w:color w:val="1F1F1F"/>
                <w:bdr w:val="none" w:sz="0" w:space="0" w:color="auto" w:frame="1"/>
                <w:lang w:bidi="gu-IN"/>
              </w:rPr>
              <w:t>4</w:t>
            </w:r>
          </w:p>
        </w:tc>
      </w:tr>
    </w:tbl>
    <w:p w14:paraId="33B84A0D" w14:textId="77777777" w:rsidR="00A030D3" w:rsidRDefault="00A030D3"/>
    <w:p w14:paraId="660CB1EE" w14:textId="77777777" w:rsidR="00AC5B1D" w:rsidRDefault="00AC5B1D"/>
    <w:p w14:paraId="6306BE7E" w14:textId="341714E7" w:rsidR="00A030D3" w:rsidRDefault="00A030D3">
      <w:r>
        <w:lastRenderedPageBreak/>
        <w:t>6)</w:t>
      </w:r>
      <w:r w:rsidR="007A16AD" w:rsidRPr="007A16AD">
        <w:t xml:space="preserve"> PLACEMENT_SUMMARY</w:t>
      </w:r>
    </w:p>
    <w:p w14:paraId="6F3CF113" w14:textId="233322CD" w:rsidR="004F4121" w:rsidRDefault="004F4121" w:rsidP="004F4121">
      <w:pPr>
        <w:jc w:val="center"/>
      </w:pPr>
      <w:r>
        <w:t>Table 4.7.6</w:t>
      </w:r>
    </w:p>
    <w:tbl>
      <w:tblPr>
        <w:tblW w:w="0" w:type="auto"/>
        <w:tblCellSpacing w:w="15" w:type="dxa"/>
        <w:tblCellMar>
          <w:left w:w="0" w:type="dxa"/>
          <w:right w:w="0" w:type="dxa"/>
        </w:tblCellMar>
        <w:tblLook w:val="04A0" w:firstRow="1" w:lastRow="0" w:firstColumn="1" w:lastColumn="0" w:noHBand="0" w:noVBand="1"/>
      </w:tblPr>
      <w:tblGrid>
        <w:gridCol w:w="437"/>
        <w:gridCol w:w="1697"/>
        <w:gridCol w:w="1034"/>
        <w:gridCol w:w="1539"/>
        <w:gridCol w:w="2208"/>
        <w:gridCol w:w="1375"/>
      </w:tblGrid>
      <w:tr w:rsidR="00EC1786" w:rsidRPr="00EC1786" w14:paraId="71A46FA2" w14:textId="77777777" w:rsidTr="00EC178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A47BB" w14:textId="77777777" w:rsidR="00EC1786" w:rsidRPr="00EC1786" w:rsidRDefault="00EC1786" w:rsidP="00EC1786">
            <w:pPr>
              <w:suppressAutoHyphens w:val="0"/>
              <w:rPr>
                <w:color w:val="1F1F1F"/>
                <w:lang w:bidi="gu-IN"/>
              </w:rPr>
            </w:pPr>
            <w:r w:rsidRPr="00EC1786">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E8D19" w14:textId="77777777" w:rsidR="00EC1786" w:rsidRPr="00EC1786" w:rsidRDefault="00EC1786" w:rsidP="00EC1786">
            <w:pPr>
              <w:suppressAutoHyphens w:val="0"/>
              <w:rPr>
                <w:color w:val="1F1F1F"/>
                <w:lang w:bidi="gu-IN"/>
              </w:rPr>
            </w:pPr>
            <w:proofErr w:type="spellStart"/>
            <w:r w:rsidRPr="00EC1786">
              <w:rPr>
                <w:b/>
                <w:bCs/>
                <w:color w:val="1F1F1F"/>
                <w:bdr w:val="none" w:sz="0" w:space="0" w:color="auto" w:frame="1"/>
                <w:lang w:bidi="gu-IN"/>
              </w:rPr>
              <w:t>company_name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7F2D0" w14:textId="77777777" w:rsidR="00EC1786" w:rsidRPr="00EC1786" w:rsidRDefault="00EC1786" w:rsidP="00EC1786">
            <w:pPr>
              <w:suppressAutoHyphens w:val="0"/>
              <w:rPr>
                <w:color w:val="1F1F1F"/>
                <w:lang w:bidi="gu-IN"/>
              </w:rPr>
            </w:pPr>
            <w:proofErr w:type="spellStart"/>
            <w:r w:rsidRPr="00EC1786">
              <w:rPr>
                <w:b/>
                <w:bCs/>
                <w:color w:val="1F1F1F"/>
                <w:bdr w:val="none" w:sz="0" w:space="0" w:color="auto" w:frame="1"/>
                <w:lang w:bidi="gu-IN"/>
              </w:rPr>
              <w:t>final_ctc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B03A3" w14:textId="77777777" w:rsidR="00EC1786" w:rsidRPr="00EC1786" w:rsidRDefault="00EC1786" w:rsidP="00EC1786">
            <w:pPr>
              <w:suppressAutoHyphens w:val="0"/>
              <w:rPr>
                <w:color w:val="1F1F1F"/>
                <w:lang w:bidi="gu-IN"/>
              </w:rPr>
            </w:pPr>
            <w:proofErr w:type="spellStart"/>
            <w:r w:rsidRPr="00EC1786">
              <w:rPr>
                <w:b/>
                <w:bCs/>
                <w:color w:val="1F1F1F"/>
                <w:bdr w:val="none" w:sz="0" w:space="0" w:color="auto" w:frame="1"/>
                <w:lang w:bidi="gu-IN"/>
              </w:rPr>
              <w:t>selection_date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7313F" w14:textId="77777777" w:rsidR="00EC1786" w:rsidRPr="00EC1786" w:rsidRDefault="00EC1786" w:rsidP="00EC1786">
            <w:pPr>
              <w:suppressAutoHyphens w:val="0"/>
              <w:rPr>
                <w:color w:val="1F1F1F"/>
                <w:lang w:bidi="gu-IN"/>
              </w:rPr>
            </w:pPr>
            <w:proofErr w:type="spellStart"/>
            <w:r w:rsidRPr="00EC1786">
              <w:rPr>
                <w:b/>
                <w:bCs/>
                <w:color w:val="1F1F1F"/>
                <w:bdr w:val="none" w:sz="0" w:space="0" w:color="auto" w:frame="1"/>
                <w:lang w:bidi="gu-IN"/>
              </w:rPr>
              <w:t>student_email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91E19" w14:textId="77777777" w:rsidR="00EC1786" w:rsidRPr="00EC1786" w:rsidRDefault="00EC1786" w:rsidP="00EC1786">
            <w:pPr>
              <w:suppressAutoHyphens w:val="0"/>
              <w:rPr>
                <w:color w:val="1F1F1F"/>
                <w:lang w:bidi="gu-IN"/>
              </w:rPr>
            </w:pPr>
            <w:proofErr w:type="spellStart"/>
            <w:r w:rsidRPr="00EC1786">
              <w:rPr>
                <w:b/>
                <w:bCs/>
                <w:color w:val="1F1F1F"/>
                <w:bdr w:val="none" w:sz="0" w:space="0" w:color="auto" w:frame="1"/>
                <w:lang w:bidi="gu-IN"/>
              </w:rPr>
              <w:t>student_name</w:t>
            </w:r>
            <w:proofErr w:type="spellEnd"/>
          </w:p>
        </w:tc>
      </w:tr>
      <w:tr w:rsidR="00EC1786" w:rsidRPr="00EC1786" w14:paraId="7880C4AB" w14:textId="77777777" w:rsidTr="00EC17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B8FCA"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80E9F"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Master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5EC97"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921607"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2026-01-26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3D4B8"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23ituos109@ddu.ac.in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E4904D" w14:textId="77777777" w:rsidR="00EC1786" w:rsidRPr="00EC1786" w:rsidRDefault="00EC1786" w:rsidP="00EC1786">
            <w:pPr>
              <w:suppressAutoHyphens w:val="0"/>
              <w:rPr>
                <w:color w:val="1F1F1F"/>
                <w:lang w:bidi="gu-IN"/>
              </w:rPr>
            </w:pPr>
            <w:proofErr w:type="spellStart"/>
            <w:r w:rsidRPr="00EC1786">
              <w:rPr>
                <w:color w:val="1F1F1F"/>
                <w:bdr w:val="none" w:sz="0" w:space="0" w:color="auto" w:frame="1"/>
                <w:lang w:bidi="gu-IN"/>
              </w:rPr>
              <w:t>Hetvee</w:t>
            </w:r>
            <w:proofErr w:type="spellEnd"/>
            <w:r w:rsidRPr="00EC1786">
              <w:rPr>
                <w:color w:val="1F1F1F"/>
                <w:bdr w:val="none" w:sz="0" w:space="0" w:color="auto" w:frame="1"/>
                <w:lang w:bidi="gu-IN"/>
              </w:rPr>
              <w:t xml:space="preserve"> </w:t>
            </w:r>
            <w:proofErr w:type="spellStart"/>
            <w:r w:rsidRPr="00EC1786">
              <w:rPr>
                <w:color w:val="1F1F1F"/>
                <w:bdr w:val="none" w:sz="0" w:space="0" w:color="auto" w:frame="1"/>
                <w:lang w:bidi="gu-IN"/>
              </w:rPr>
              <w:t>Rabara</w:t>
            </w:r>
            <w:proofErr w:type="spellEnd"/>
          </w:p>
        </w:tc>
      </w:tr>
      <w:tr w:rsidR="00EC1786" w:rsidRPr="00EC1786" w14:paraId="73CD134F" w14:textId="77777777" w:rsidTr="00EC17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5C722"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55CAA"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Master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B09C3C"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65F4B"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2026-01-26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2B49D"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23ituos151@ddu.ac.in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B7A1F5"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Nidhi Pandya</w:t>
            </w:r>
          </w:p>
        </w:tc>
      </w:tr>
      <w:tr w:rsidR="00EC1786" w:rsidRPr="00EC1786" w14:paraId="54E68A6B" w14:textId="77777777" w:rsidTr="00EC17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ABFB4"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91590"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Company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CFF7E"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257DE"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2026-01-27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1CA59"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23ituoz029@ddu.ac.in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DC84FD" w14:textId="77777777" w:rsidR="00EC1786" w:rsidRPr="00EC1786" w:rsidRDefault="00EC1786" w:rsidP="00EC1786">
            <w:pPr>
              <w:suppressAutoHyphens w:val="0"/>
              <w:rPr>
                <w:color w:val="1F1F1F"/>
                <w:lang w:bidi="gu-IN"/>
              </w:rPr>
            </w:pPr>
            <w:proofErr w:type="spellStart"/>
            <w:r w:rsidRPr="00EC1786">
              <w:rPr>
                <w:color w:val="1F1F1F"/>
                <w:bdr w:val="none" w:sz="0" w:space="0" w:color="auto" w:frame="1"/>
                <w:lang w:bidi="gu-IN"/>
              </w:rPr>
              <w:t>Drashti</w:t>
            </w:r>
            <w:proofErr w:type="spellEnd"/>
            <w:r w:rsidRPr="00EC1786">
              <w:rPr>
                <w:color w:val="1F1F1F"/>
                <w:bdr w:val="none" w:sz="0" w:space="0" w:color="auto" w:frame="1"/>
                <w:lang w:bidi="gu-IN"/>
              </w:rPr>
              <w:t xml:space="preserve"> </w:t>
            </w:r>
            <w:proofErr w:type="spellStart"/>
            <w:r w:rsidRPr="00EC1786">
              <w:rPr>
                <w:color w:val="1F1F1F"/>
                <w:bdr w:val="none" w:sz="0" w:space="0" w:color="auto" w:frame="1"/>
                <w:lang w:bidi="gu-IN"/>
              </w:rPr>
              <w:t>Tandel</w:t>
            </w:r>
            <w:proofErr w:type="spellEnd"/>
          </w:p>
        </w:tc>
      </w:tr>
      <w:tr w:rsidR="00EC1786" w:rsidRPr="00EC1786" w14:paraId="3F88B5A0" w14:textId="77777777" w:rsidTr="00EC17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5900AA"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B52C7"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Master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347AD"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19834"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2026-01-27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8F35B"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23ituos019@ddu.ac.in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5CDCA1"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 xml:space="preserve">Pinal </w:t>
            </w:r>
            <w:proofErr w:type="spellStart"/>
            <w:r w:rsidRPr="00EC1786">
              <w:rPr>
                <w:color w:val="1F1F1F"/>
                <w:bdr w:val="none" w:sz="0" w:space="0" w:color="auto" w:frame="1"/>
                <w:lang w:bidi="gu-IN"/>
              </w:rPr>
              <w:t>Chothani</w:t>
            </w:r>
            <w:proofErr w:type="spellEnd"/>
          </w:p>
        </w:tc>
      </w:tr>
      <w:tr w:rsidR="00EC1786" w:rsidRPr="00EC1786" w14:paraId="13E2AD14" w14:textId="77777777" w:rsidTr="00EC178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AC8A40"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0A2E6"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Master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62FE3"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80B9A"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2026-01-27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C201C4" w14:textId="77777777" w:rsidR="00EC1786" w:rsidRPr="00EC1786" w:rsidRDefault="00EC1786" w:rsidP="00EC1786">
            <w:pPr>
              <w:suppressAutoHyphens w:val="0"/>
              <w:rPr>
                <w:color w:val="1F1F1F"/>
                <w:lang w:bidi="gu-IN"/>
              </w:rPr>
            </w:pPr>
            <w:r w:rsidRPr="00EC1786">
              <w:rPr>
                <w:color w:val="1F1F1F"/>
                <w:bdr w:val="none" w:sz="0" w:space="0" w:color="auto" w:frame="1"/>
                <w:lang w:bidi="gu-IN"/>
              </w:rPr>
              <w:t>23ituoz068@ddu.ac.in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A887B" w14:textId="77777777" w:rsidR="00EC1786" w:rsidRPr="00EC1786" w:rsidRDefault="00EC1786" w:rsidP="00EC1786">
            <w:pPr>
              <w:suppressAutoHyphens w:val="0"/>
              <w:rPr>
                <w:color w:val="1F1F1F"/>
                <w:lang w:bidi="gu-IN"/>
              </w:rPr>
            </w:pPr>
            <w:proofErr w:type="spellStart"/>
            <w:r w:rsidRPr="00EC1786">
              <w:rPr>
                <w:color w:val="1F1F1F"/>
                <w:bdr w:val="none" w:sz="0" w:space="0" w:color="auto" w:frame="1"/>
                <w:lang w:bidi="gu-IN"/>
              </w:rPr>
              <w:t>Maitree</w:t>
            </w:r>
            <w:proofErr w:type="spellEnd"/>
            <w:r w:rsidRPr="00EC1786">
              <w:rPr>
                <w:color w:val="1F1F1F"/>
                <w:bdr w:val="none" w:sz="0" w:space="0" w:color="auto" w:frame="1"/>
                <w:lang w:bidi="gu-IN"/>
              </w:rPr>
              <w:t xml:space="preserve"> Jivani</w:t>
            </w:r>
          </w:p>
        </w:tc>
      </w:tr>
    </w:tbl>
    <w:p w14:paraId="60A4ADCA" w14:textId="77777777" w:rsidR="007A16AD" w:rsidRDefault="007A16AD"/>
    <w:p w14:paraId="0E77278F" w14:textId="77777777" w:rsidR="00EC1786" w:rsidRDefault="00EC1786"/>
    <w:p w14:paraId="0DEB7ADD" w14:textId="77777777" w:rsidR="004F4121" w:rsidRDefault="004F4121"/>
    <w:p w14:paraId="12D59804" w14:textId="77777777" w:rsidR="004F4121" w:rsidRDefault="004F4121"/>
    <w:p w14:paraId="4F21C320" w14:textId="77777777" w:rsidR="004F4121" w:rsidRDefault="004F4121"/>
    <w:p w14:paraId="1DF9CAD0" w14:textId="77777777" w:rsidR="004F4121" w:rsidRDefault="004F4121"/>
    <w:p w14:paraId="2A4DC0C9" w14:textId="77777777" w:rsidR="004F4121" w:rsidRDefault="004F4121"/>
    <w:p w14:paraId="33A8982C" w14:textId="77777777" w:rsidR="004F4121" w:rsidRDefault="004F4121"/>
    <w:p w14:paraId="3FB18254" w14:textId="77777777" w:rsidR="004F4121" w:rsidRDefault="004F4121"/>
    <w:p w14:paraId="49735E29" w14:textId="77777777" w:rsidR="004F4121" w:rsidRDefault="004F4121"/>
    <w:p w14:paraId="3A512DE7" w14:textId="77777777" w:rsidR="004F4121" w:rsidRDefault="004F4121"/>
    <w:p w14:paraId="53212779" w14:textId="77777777" w:rsidR="004F4121" w:rsidRDefault="004F4121"/>
    <w:p w14:paraId="69279342" w14:textId="77777777" w:rsidR="004F4121" w:rsidRDefault="004F4121"/>
    <w:p w14:paraId="61207D39" w14:textId="77777777" w:rsidR="00FC393F" w:rsidRDefault="00FC393F"/>
    <w:p w14:paraId="2467190C" w14:textId="77777777" w:rsidR="00FC393F" w:rsidRDefault="00FC393F"/>
    <w:p w14:paraId="6FE66515" w14:textId="77777777" w:rsidR="00FC393F" w:rsidRDefault="00FC393F"/>
    <w:p w14:paraId="254EF782" w14:textId="77777777" w:rsidR="00FC393F" w:rsidRDefault="00FC393F"/>
    <w:p w14:paraId="1DF8E534" w14:textId="77777777" w:rsidR="00FC393F" w:rsidRDefault="00FC393F"/>
    <w:p w14:paraId="2089BD26" w14:textId="77777777" w:rsidR="00FC393F" w:rsidRDefault="00FC393F"/>
    <w:p w14:paraId="70BF74C9" w14:textId="77777777" w:rsidR="00FC393F" w:rsidRDefault="00FC393F"/>
    <w:p w14:paraId="4733A2C9" w14:textId="77777777" w:rsidR="00FC393F" w:rsidRDefault="00FC393F"/>
    <w:p w14:paraId="418CB343" w14:textId="77777777" w:rsidR="00FC393F" w:rsidRDefault="00FC393F"/>
    <w:p w14:paraId="3D9F8C97" w14:textId="77777777" w:rsidR="00FC393F" w:rsidRDefault="00FC393F"/>
    <w:p w14:paraId="4ABF4D70" w14:textId="77777777" w:rsidR="004F4121" w:rsidRDefault="004F4121"/>
    <w:p w14:paraId="4E1522C5" w14:textId="466FD754" w:rsidR="00010E76" w:rsidRDefault="00010E76">
      <w:r>
        <w:lastRenderedPageBreak/>
        <w:t xml:space="preserve">7) </w:t>
      </w:r>
      <w:r w:rsidR="0016085B" w:rsidRPr="0016085B">
        <w:t>NOTIFICATIONS</w:t>
      </w:r>
    </w:p>
    <w:p w14:paraId="2F85B104" w14:textId="666F4C55" w:rsidR="004F4121" w:rsidRDefault="004F4121" w:rsidP="004F4121">
      <w:pPr>
        <w:jc w:val="center"/>
      </w:pPr>
      <w:r>
        <w:t>Table 4.7.7</w:t>
      </w:r>
    </w:p>
    <w:tbl>
      <w:tblPr>
        <w:tblW w:w="7022" w:type="dxa"/>
        <w:tblCellSpacing w:w="15" w:type="dxa"/>
        <w:tblCellMar>
          <w:left w:w="0" w:type="dxa"/>
          <w:right w:w="0" w:type="dxa"/>
        </w:tblCellMar>
        <w:tblLook w:val="04A0" w:firstRow="1" w:lastRow="0" w:firstColumn="1" w:lastColumn="0" w:noHBand="0" w:noVBand="1"/>
      </w:tblPr>
      <w:tblGrid>
        <w:gridCol w:w="395"/>
        <w:gridCol w:w="1364"/>
        <w:gridCol w:w="992"/>
        <w:gridCol w:w="1039"/>
        <w:gridCol w:w="1298"/>
        <w:gridCol w:w="816"/>
        <w:gridCol w:w="835"/>
        <w:gridCol w:w="1551"/>
      </w:tblGrid>
      <w:tr w:rsidR="00576035" w:rsidRPr="00576035" w14:paraId="4EE468AD" w14:textId="77777777" w:rsidTr="004F4121">
        <w:trPr>
          <w:trHeight w:val="54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7CBAF" w14:textId="77777777" w:rsidR="00576035" w:rsidRPr="00576035" w:rsidRDefault="00576035" w:rsidP="00576035">
            <w:pPr>
              <w:suppressAutoHyphens w:val="0"/>
              <w:rPr>
                <w:color w:val="1F1F1F"/>
                <w:lang w:bidi="gu-IN"/>
              </w:rPr>
            </w:pPr>
            <w:r w:rsidRPr="00576035">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DDAF92" w14:textId="77777777" w:rsidR="00576035" w:rsidRPr="00576035" w:rsidRDefault="00576035" w:rsidP="00576035">
            <w:pPr>
              <w:suppressAutoHyphens w:val="0"/>
              <w:rPr>
                <w:color w:val="1F1F1F"/>
                <w:lang w:bidi="gu-IN"/>
              </w:rPr>
            </w:pPr>
            <w:proofErr w:type="spellStart"/>
            <w:r w:rsidRPr="00576035">
              <w:rPr>
                <w:b/>
                <w:bCs/>
                <w:color w:val="1F1F1F"/>
                <w:bdr w:val="none" w:sz="0" w:space="0" w:color="auto" w:frame="1"/>
                <w:lang w:bidi="gu-IN"/>
              </w:rPr>
              <w:t>company_name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55A52" w14:textId="77777777" w:rsidR="00576035" w:rsidRPr="00576035" w:rsidRDefault="00576035" w:rsidP="00576035">
            <w:pPr>
              <w:suppressAutoHyphens w:val="0"/>
              <w:rPr>
                <w:color w:val="1F1F1F"/>
                <w:lang w:bidi="gu-IN"/>
              </w:rPr>
            </w:pPr>
            <w:proofErr w:type="spellStart"/>
            <w:r w:rsidRPr="00576035">
              <w:rPr>
                <w:b/>
                <w:bCs/>
                <w:color w:val="1F1F1F"/>
                <w:bdr w:val="none" w:sz="0" w:space="0" w:color="auto" w:frame="1"/>
                <w:lang w:bidi="gu-IN"/>
              </w:rPr>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6ACF1" w14:textId="77777777" w:rsidR="00576035" w:rsidRPr="00576035" w:rsidRDefault="00576035" w:rsidP="00576035">
            <w:pPr>
              <w:suppressAutoHyphens w:val="0"/>
              <w:rPr>
                <w:color w:val="1F1F1F"/>
                <w:lang w:bidi="gu-IN"/>
              </w:rPr>
            </w:pPr>
            <w:r w:rsidRPr="00576035">
              <w:rPr>
                <w:b/>
                <w:bCs/>
                <w:color w:val="1F1F1F"/>
                <w:bdr w:val="none" w:sz="0" w:space="0" w:color="auto" w:frame="1"/>
                <w:lang w:bidi="gu-IN"/>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57962" w14:textId="77777777" w:rsidR="00576035" w:rsidRPr="00576035" w:rsidRDefault="00576035" w:rsidP="00576035">
            <w:pPr>
              <w:suppressAutoHyphens w:val="0"/>
              <w:rPr>
                <w:color w:val="1F1F1F"/>
                <w:lang w:bidi="gu-IN"/>
              </w:rPr>
            </w:pPr>
            <w:proofErr w:type="spellStart"/>
            <w:r w:rsidRPr="00576035">
              <w:rPr>
                <w:b/>
                <w:bCs/>
                <w:color w:val="1F1F1F"/>
                <w:bdr w:val="none" w:sz="0" w:space="0" w:color="auto" w:frame="1"/>
                <w:lang w:bidi="gu-IN"/>
              </w:rPr>
              <w:t>eligibility_type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E8ABC" w14:textId="77777777" w:rsidR="00576035" w:rsidRPr="00576035" w:rsidRDefault="00576035" w:rsidP="00576035">
            <w:pPr>
              <w:suppressAutoHyphens w:val="0"/>
              <w:rPr>
                <w:color w:val="1F1F1F"/>
                <w:lang w:bidi="gu-IN"/>
              </w:rPr>
            </w:pPr>
            <w:proofErr w:type="spellStart"/>
            <w:r w:rsidRPr="00576035">
              <w:rPr>
                <w:b/>
                <w:bCs/>
                <w:color w:val="1F1F1F"/>
                <w:bdr w:val="none" w:sz="0" w:space="0" w:color="auto" w:frame="1"/>
                <w:lang w:bidi="gu-IN"/>
              </w:rPr>
              <w:t>min_cpi</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CF183" w14:textId="77777777" w:rsidR="00576035" w:rsidRPr="00576035" w:rsidRDefault="00576035" w:rsidP="00576035">
            <w:pPr>
              <w:suppressAutoHyphens w:val="0"/>
              <w:rPr>
                <w:color w:val="1F1F1F"/>
                <w:lang w:bidi="gu-IN"/>
              </w:rPr>
            </w:pPr>
            <w:r w:rsidRPr="00576035">
              <w:rPr>
                <w:b/>
                <w:bCs/>
                <w:color w:val="1F1F1F"/>
                <w:bdr w:val="none" w:sz="0" w:space="0" w:color="auto" w:frame="1"/>
                <w:lang w:bidi="gu-IN"/>
              </w:rPr>
              <w:t>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1A16AB" w14:textId="77777777" w:rsidR="00576035" w:rsidRPr="00576035" w:rsidRDefault="00576035" w:rsidP="00576035">
            <w:pPr>
              <w:suppressAutoHyphens w:val="0"/>
              <w:rPr>
                <w:color w:val="1F1F1F"/>
                <w:lang w:bidi="gu-IN"/>
              </w:rPr>
            </w:pPr>
            <w:r w:rsidRPr="00576035">
              <w:rPr>
                <w:b/>
                <w:bCs/>
                <w:color w:val="1F1F1F"/>
                <w:bdr w:val="none" w:sz="0" w:space="0" w:color="auto" w:frame="1"/>
                <w:lang w:bidi="gu-IN"/>
              </w:rPr>
              <w:t>type</w:t>
            </w:r>
          </w:p>
        </w:tc>
      </w:tr>
      <w:tr w:rsidR="00576035" w:rsidRPr="00576035" w14:paraId="1C1870B4" w14:textId="77777777" w:rsidTr="004F4121">
        <w:trPr>
          <w:trHeight w:val="81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90846C"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4F953"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Google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DDA0B"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2026-01-26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29942"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come at 2/2/2026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E5AD4"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F7FC2"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52258"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73873F"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JOB_DRIVE</w:t>
            </w:r>
          </w:p>
        </w:tc>
      </w:tr>
      <w:tr w:rsidR="00576035" w:rsidRPr="00576035" w14:paraId="021DBF95" w14:textId="77777777" w:rsidTr="004F4121">
        <w:trPr>
          <w:trHeight w:val="245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863AF"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5168E"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F014D"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2026-01-26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1DE42"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General update for IT branch students regarding discipline.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86A68"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70F38"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F9F7F"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6C845"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GENERAL_NOTICE</w:t>
            </w:r>
          </w:p>
        </w:tc>
      </w:tr>
      <w:tr w:rsidR="00576035" w:rsidRPr="00576035" w14:paraId="0CB36B98" w14:textId="77777777" w:rsidTr="004F4121">
        <w:trPr>
          <w:trHeight w:val="269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4B79AB"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7625C"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Master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547C1"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2026-01-26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E72E9"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 xml:space="preserve">Campus recruitment on 31/3/2026 for </w:t>
            </w:r>
            <w:proofErr w:type="spellStart"/>
            <w:r w:rsidRPr="00576035">
              <w:rPr>
                <w:color w:val="1F1F1F"/>
                <w:bdr w:val="none" w:sz="0" w:space="0" w:color="auto" w:frame="1"/>
                <w:lang w:bidi="gu-IN"/>
              </w:rPr>
              <w:t>B.Tech</w:t>
            </w:r>
            <w:proofErr w:type="spellEnd"/>
            <w:r w:rsidRPr="00576035">
              <w:rPr>
                <w:color w:val="1F1F1F"/>
                <w:bdr w:val="none" w:sz="0" w:space="0" w:color="auto" w:frame="1"/>
                <w:lang w:bidi="gu-IN"/>
              </w:rPr>
              <w:t xml:space="preserve"> IT (no backlogs).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FB062C"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8ADCC"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04B2B"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708538" w14:textId="77777777" w:rsidR="00576035" w:rsidRPr="00576035" w:rsidRDefault="00576035" w:rsidP="00576035">
            <w:pPr>
              <w:suppressAutoHyphens w:val="0"/>
              <w:rPr>
                <w:color w:val="1F1F1F"/>
                <w:lang w:bidi="gu-IN"/>
              </w:rPr>
            </w:pPr>
            <w:r w:rsidRPr="00576035">
              <w:rPr>
                <w:color w:val="1F1F1F"/>
                <w:bdr w:val="none" w:sz="0" w:space="0" w:color="auto" w:frame="1"/>
                <w:lang w:bidi="gu-IN"/>
              </w:rPr>
              <w:t>JOB_DRIVE</w:t>
            </w:r>
          </w:p>
        </w:tc>
      </w:tr>
    </w:tbl>
    <w:p w14:paraId="03B0C628" w14:textId="77777777" w:rsidR="0016085B" w:rsidRDefault="0016085B"/>
    <w:p w14:paraId="4048903E" w14:textId="77777777" w:rsidR="00EB5AC8" w:rsidRDefault="00EB5AC8"/>
    <w:p w14:paraId="36064E1F" w14:textId="77777777" w:rsidR="00EB5AC8" w:rsidRDefault="00EB5AC8"/>
    <w:p w14:paraId="4EE02BD5" w14:textId="77777777" w:rsidR="00EB5AC8" w:rsidRDefault="00EB5AC8"/>
    <w:p w14:paraId="7F6FD532" w14:textId="2AEFDC38" w:rsidR="00010E76" w:rsidRDefault="00E0218C">
      <w:r>
        <w:t xml:space="preserve">8) </w:t>
      </w:r>
      <w:r w:rsidR="000129C2" w:rsidRPr="000129C2">
        <w:t>NOTIFICATION_TARGET_STUDENT_IDS</w:t>
      </w:r>
    </w:p>
    <w:p w14:paraId="39CF5DC9" w14:textId="4090AA42" w:rsidR="004F4121" w:rsidRDefault="004F4121" w:rsidP="004F4121">
      <w:pPr>
        <w:jc w:val="center"/>
      </w:pPr>
      <w:r>
        <w:t>Table 4.7.8</w:t>
      </w:r>
    </w:p>
    <w:tbl>
      <w:tblPr>
        <w:tblW w:w="8819" w:type="dxa"/>
        <w:tblCellSpacing w:w="15" w:type="dxa"/>
        <w:tblCellMar>
          <w:left w:w="0" w:type="dxa"/>
          <w:right w:w="0" w:type="dxa"/>
        </w:tblCellMar>
        <w:tblLook w:val="04A0" w:firstRow="1" w:lastRow="0" w:firstColumn="1" w:lastColumn="0" w:noHBand="0" w:noVBand="1"/>
      </w:tblPr>
      <w:tblGrid>
        <w:gridCol w:w="3050"/>
        <w:gridCol w:w="3764"/>
        <w:gridCol w:w="2005"/>
      </w:tblGrid>
      <w:tr w:rsidR="00EB5AC8" w:rsidRPr="00EB5AC8" w14:paraId="15EDC7C9" w14:textId="77777777" w:rsidTr="004F4121">
        <w:trPr>
          <w:trHeight w:val="27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0F9C47" w14:textId="77777777" w:rsidR="00EB5AC8" w:rsidRPr="00EB5AC8" w:rsidRDefault="00EB5AC8" w:rsidP="00EB5AC8">
            <w:pPr>
              <w:suppressAutoHyphens w:val="0"/>
              <w:rPr>
                <w:color w:val="1F1F1F"/>
                <w:lang w:bidi="gu-IN"/>
              </w:rPr>
            </w:pPr>
            <w:proofErr w:type="spellStart"/>
            <w:r w:rsidRPr="00EB5AC8">
              <w:rPr>
                <w:b/>
                <w:bCs/>
                <w:color w:val="1F1F1F"/>
                <w:bdr w:val="none" w:sz="0" w:space="0" w:color="auto" w:frame="1"/>
                <w:lang w:bidi="gu-IN"/>
              </w:rPr>
              <w:t>notification_id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B0D88" w14:textId="77777777" w:rsidR="00EB5AC8" w:rsidRPr="00EB5AC8" w:rsidRDefault="00EB5AC8" w:rsidP="00EB5AC8">
            <w:pPr>
              <w:suppressAutoHyphens w:val="0"/>
              <w:rPr>
                <w:color w:val="1F1F1F"/>
                <w:lang w:bidi="gu-IN"/>
              </w:rPr>
            </w:pPr>
            <w:proofErr w:type="spellStart"/>
            <w:r w:rsidRPr="00EB5AC8">
              <w:rPr>
                <w:b/>
                <w:bCs/>
                <w:color w:val="1F1F1F"/>
                <w:bdr w:val="none" w:sz="0" w:space="0" w:color="auto" w:frame="1"/>
                <w:lang w:bidi="gu-IN"/>
              </w:rPr>
              <w:t>target_student_ids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730E05" w14:textId="77777777" w:rsidR="00EB5AC8" w:rsidRPr="00EB5AC8" w:rsidRDefault="00EB5AC8" w:rsidP="00EB5AC8">
            <w:pPr>
              <w:suppressAutoHyphens w:val="0"/>
              <w:rPr>
                <w:color w:val="1F1F1F"/>
                <w:lang w:bidi="gu-IN"/>
              </w:rPr>
            </w:pPr>
            <w:proofErr w:type="spellStart"/>
            <w:r w:rsidRPr="00EB5AC8">
              <w:rPr>
                <w:b/>
                <w:bCs/>
                <w:color w:val="1F1F1F"/>
                <w:bdr w:val="none" w:sz="0" w:space="0" w:color="auto" w:frame="1"/>
                <w:lang w:bidi="gu-IN"/>
              </w:rPr>
              <w:t>student_id</w:t>
            </w:r>
            <w:proofErr w:type="spellEnd"/>
          </w:p>
        </w:tc>
      </w:tr>
      <w:tr w:rsidR="00EB5AC8" w:rsidRPr="00EB5AC8" w14:paraId="085C33AD" w14:textId="77777777" w:rsidTr="004F4121">
        <w:trPr>
          <w:trHeight w:val="28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16280F" w14:textId="77777777" w:rsidR="00EB5AC8" w:rsidRPr="00EB5AC8" w:rsidRDefault="00EB5AC8" w:rsidP="00EB5AC8">
            <w:pPr>
              <w:suppressAutoHyphens w:val="0"/>
              <w:rPr>
                <w:color w:val="1F1F1F"/>
                <w:lang w:bidi="gu-IN"/>
              </w:rPr>
            </w:pPr>
            <w:r w:rsidRPr="00EB5AC8">
              <w:rPr>
                <w:color w:val="1F1F1F"/>
                <w:bdr w:val="none" w:sz="0" w:space="0" w:color="auto" w:frame="1"/>
                <w:lang w:bidi="gu-IN"/>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BB094" w14:textId="77777777" w:rsidR="00EB5AC8" w:rsidRPr="00EB5AC8" w:rsidRDefault="00EB5AC8" w:rsidP="00EB5AC8">
            <w:pPr>
              <w:suppressAutoHyphens w:val="0"/>
              <w:rPr>
                <w:color w:val="1F1F1F"/>
                <w:lang w:bidi="gu-IN"/>
              </w:rPr>
            </w:pPr>
            <w:r w:rsidRPr="00EB5AC8">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81CB2C" w14:textId="77777777" w:rsidR="00EB5AC8" w:rsidRPr="00EB5AC8" w:rsidRDefault="00EB5AC8" w:rsidP="00EB5AC8">
            <w:pPr>
              <w:suppressAutoHyphens w:val="0"/>
              <w:rPr>
                <w:color w:val="1F1F1F"/>
                <w:lang w:bidi="gu-IN"/>
              </w:rPr>
            </w:pPr>
            <w:r w:rsidRPr="00EB5AC8">
              <w:rPr>
                <w:color w:val="1F1F1F"/>
                <w:bdr w:val="none" w:sz="0" w:space="0" w:color="auto" w:frame="1"/>
                <w:lang w:bidi="gu-IN"/>
              </w:rPr>
              <w:t>NULL</w:t>
            </w:r>
          </w:p>
        </w:tc>
      </w:tr>
    </w:tbl>
    <w:p w14:paraId="16776838" w14:textId="77777777" w:rsidR="00A8278B" w:rsidRDefault="00A8278B" w:rsidP="00A8278B">
      <w:pPr>
        <w:pStyle w:val="Heading1"/>
        <w:ind w:left="0"/>
        <w:rPr>
          <w:b w:val="0"/>
          <w:bCs w:val="0"/>
        </w:rPr>
      </w:pPr>
    </w:p>
    <w:p w14:paraId="730223D2" w14:textId="77777777" w:rsidR="00077087" w:rsidRDefault="00077087" w:rsidP="00A8278B">
      <w:pPr>
        <w:pStyle w:val="Heading1"/>
        <w:ind w:left="0"/>
        <w:rPr>
          <w:b w:val="0"/>
          <w:bCs w:val="0"/>
        </w:rPr>
      </w:pPr>
    </w:p>
    <w:p w14:paraId="1225C051" w14:textId="77777777" w:rsidR="00077087" w:rsidRDefault="00077087" w:rsidP="00A8278B">
      <w:pPr>
        <w:pStyle w:val="Heading1"/>
        <w:ind w:left="0"/>
        <w:rPr>
          <w:b w:val="0"/>
          <w:bCs w:val="0"/>
        </w:rPr>
      </w:pPr>
    </w:p>
    <w:p w14:paraId="2118785F" w14:textId="34253317" w:rsidR="00EB5AC8" w:rsidRDefault="00EB5AC8" w:rsidP="00A8278B">
      <w:pPr>
        <w:pStyle w:val="Heading1"/>
        <w:ind w:left="0"/>
        <w:rPr>
          <w:b w:val="0"/>
          <w:bCs w:val="0"/>
        </w:rPr>
      </w:pPr>
      <w:bookmarkStart w:id="113" w:name="_Toc225089765"/>
      <w:r>
        <w:rPr>
          <w:b w:val="0"/>
          <w:bCs w:val="0"/>
        </w:rPr>
        <w:t xml:space="preserve">9) </w:t>
      </w:r>
      <w:r w:rsidR="007A247D" w:rsidRPr="007A247D">
        <w:rPr>
          <w:b w:val="0"/>
          <w:bCs w:val="0"/>
        </w:rPr>
        <w:t>NOTIFICATION_STARRED_BY_STUDENT_IDS</w:t>
      </w:r>
      <w:bookmarkEnd w:id="113"/>
    </w:p>
    <w:p w14:paraId="31DC3948" w14:textId="061CCAC2" w:rsidR="00077087" w:rsidRPr="00077087" w:rsidRDefault="00077087" w:rsidP="00077087">
      <w:pPr>
        <w:jc w:val="center"/>
      </w:pPr>
      <w:r>
        <w:t>Table 4.7.9</w:t>
      </w:r>
    </w:p>
    <w:tbl>
      <w:tblPr>
        <w:tblW w:w="8969" w:type="dxa"/>
        <w:tblCellSpacing w:w="15" w:type="dxa"/>
        <w:tblCellMar>
          <w:left w:w="0" w:type="dxa"/>
          <w:right w:w="0" w:type="dxa"/>
        </w:tblCellMar>
        <w:tblLook w:val="04A0" w:firstRow="1" w:lastRow="0" w:firstColumn="1" w:lastColumn="0" w:noHBand="0" w:noVBand="1"/>
      </w:tblPr>
      <w:tblGrid>
        <w:gridCol w:w="3692"/>
        <w:gridCol w:w="5277"/>
      </w:tblGrid>
      <w:tr w:rsidR="00A8278B" w:rsidRPr="00A8278B" w14:paraId="0B449452" w14:textId="77777777" w:rsidTr="00077087">
        <w:trPr>
          <w:trHeight w:val="10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B5F31" w14:textId="77777777" w:rsidR="00A8278B" w:rsidRPr="00A8278B" w:rsidRDefault="00A8278B" w:rsidP="00A8278B">
            <w:pPr>
              <w:suppressAutoHyphens w:val="0"/>
              <w:rPr>
                <w:color w:val="1F1F1F"/>
                <w:lang w:bidi="gu-IN"/>
              </w:rPr>
            </w:pPr>
            <w:proofErr w:type="spellStart"/>
            <w:r w:rsidRPr="00A8278B">
              <w:rPr>
                <w:b/>
                <w:bCs/>
                <w:color w:val="1F1F1F"/>
                <w:bdr w:val="none" w:sz="0" w:space="0" w:color="auto" w:frame="1"/>
                <w:lang w:bidi="gu-IN"/>
              </w:rPr>
              <w:t>notification_id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3F9BB1" w14:textId="77777777" w:rsidR="00A8278B" w:rsidRPr="00A8278B" w:rsidRDefault="00A8278B" w:rsidP="00A8278B">
            <w:pPr>
              <w:suppressAutoHyphens w:val="0"/>
              <w:rPr>
                <w:color w:val="1F1F1F"/>
                <w:lang w:bidi="gu-IN"/>
              </w:rPr>
            </w:pPr>
            <w:proofErr w:type="spellStart"/>
            <w:r w:rsidRPr="00A8278B">
              <w:rPr>
                <w:b/>
                <w:bCs/>
                <w:color w:val="1F1F1F"/>
                <w:bdr w:val="none" w:sz="0" w:space="0" w:color="auto" w:frame="1"/>
                <w:lang w:bidi="gu-IN"/>
              </w:rPr>
              <w:t>starred_by_student_ids</w:t>
            </w:r>
            <w:proofErr w:type="spellEnd"/>
          </w:p>
        </w:tc>
      </w:tr>
      <w:tr w:rsidR="00A8278B" w:rsidRPr="00A8278B" w14:paraId="254C9EB7" w14:textId="77777777" w:rsidTr="00077087">
        <w:trPr>
          <w:trHeight w:val="11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AB80C" w14:textId="77777777" w:rsidR="00A8278B" w:rsidRPr="00A8278B" w:rsidRDefault="00A8278B" w:rsidP="00A8278B">
            <w:pPr>
              <w:suppressAutoHyphens w:val="0"/>
              <w:rPr>
                <w:color w:val="1F1F1F"/>
                <w:lang w:bidi="gu-IN"/>
              </w:rPr>
            </w:pPr>
            <w:r w:rsidRPr="00A8278B">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738F49" w14:textId="77777777" w:rsidR="00A8278B" w:rsidRPr="00A8278B" w:rsidRDefault="00A8278B" w:rsidP="00A8278B">
            <w:pPr>
              <w:suppressAutoHyphens w:val="0"/>
              <w:rPr>
                <w:color w:val="1F1F1F"/>
                <w:lang w:bidi="gu-IN"/>
              </w:rPr>
            </w:pPr>
            <w:r w:rsidRPr="00A8278B">
              <w:rPr>
                <w:color w:val="1F1F1F"/>
                <w:bdr w:val="none" w:sz="0" w:space="0" w:color="auto" w:frame="1"/>
                <w:lang w:bidi="gu-IN"/>
              </w:rPr>
              <w:t>3</w:t>
            </w:r>
          </w:p>
        </w:tc>
      </w:tr>
      <w:tr w:rsidR="00A8278B" w:rsidRPr="00A8278B" w14:paraId="2284AB78" w14:textId="77777777" w:rsidTr="00077087">
        <w:trPr>
          <w:trHeight w:val="10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7198FE" w14:textId="77777777" w:rsidR="00A8278B" w:rsidRPr="00A8278B" w:rsidRDefault="00A8278B" w:rsidP="00A8278B">
            <w:pPr>
              <w:suppressAutoHyphens w:val="0"/>
              <w:rPr>
                <w:color w:val="1F1F1F"/>
                <w:lang w:bidi="gu-IN"/>
              </w:rPr>
            </w:pPr>
            <w:r w:rsidRPr="00A8278B">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06F8D4" w14:textId="77777777" w:rsidR="00A8278B" w:rsidRPr="00A8278B" w:rsidRDefault="00A8278B" w:rsidP="00A8278B">
            <w:pPr>
              <w:suppressAutoHyphens w:val="0"/>
              <w:rPr>
                <w:color w:val="1F1F1F"/>
                <w:lang w:bidi="gu-IN"/>
              </w:rPr>
            </w:pPr>
            <w:r w:rsidRPr="00A8278B">
              <w:rPr>
                <w:color w:val="1F1F1F"/>
                <w:bdr w:val="none" w:sz="0" w:space="0" w:color="auto" w:frame="1"/>
                <w:lang w:bidi="gu-IN"/>
              </w:rPr>
              <w:t>4</w:t>
            </w:r>
          </w:p>
        </w:tc>
      </w:tr>
      <w:tr w:rsidR="00A8278B" w:rsidRPr="00A8278B" w14:paraId="36D1470F" w14:textId="77777777" w:rsidTr="00077087">
        <w:trPr>
          <w:trHeight w:val="11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B2D4E3" w14:textId="77777777" w:rsidR="00A8278B" w:rsidRPr="00A8278B" w:rsidRDefault="00A8278B" w:rsidP="00A8278B">
            <w:pPr>
              <w:suppressAutoHyphens w:val="0"/>
              <w:rPr>
                <w:color w:val="1F1F1F"/>
                <w:lang w:bidi="gu-IN"/>
              </w:rPr>
            </w:pPr>
            <w:r w:rsidRPr="00A8278B">
              <w:rPr>
                <w:color w:val="1F1F1F"/>
                <w:bdr w:val="none" w:sz="0" w:space="0" w:color="auto" w:frame="1"/>
                <w:lang w:bidi="gu-IN"/>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9DEE72" w14:textId="77777777" w:rsidR="00A8278B" w:rsidRPr="00A8278B" w:rsidRDefault="00A8278B" w:rsidP="00A8278B">
            <w:pPr>
              <w:suppressAutoHyphens w:val="0"/>
              <w:rPr>
                <w:color w:val="1F1F1F"/>
                <w:lang w:bidi="gu-IN"/>
              </w:rPr>
            </w:pPr>
            <w:r w:rsidRPr="00A8278B">
              <w:rPr>
                <w:color w:val="1F1F1F"/>
                <w:bdr w:val="none" w:sz="0" w:space="0" w:color="auto" w:frame="1"/>
                <w:lang w:bidi="gu-IN"/>
              </w:rPr>
              <w:t>8</w:t>
            </w:r>
          </w:p>
        </w:tc>
      </w:tr>
    </w:tbl>
    <w:p w14:paraId="08511932" w14:textId="77777777" w:rsidR="007A247D" w:rsidRDefault="007A247D" w:rsidP="007A247D"/>
    <w:p w14:paraId="2033CE76" w14:textId="3C6BE103" w:rsidR="00A8278B" w:rsidRDefault="00A8278B" w:rsidP="007A247D">
      <w:r>
        <w:t xml:space="preserve">10) </w:t>
      </w:r>
      <w:r w:rsidR="00E16FB4" w:rsidRPr="00E16FB4">
        <w:t>APPLICATIONS</w:t>
      </w:r>
    </w:p>
    <w:p w14:paraId="5F5FCE4C" w14:textId="6EC3219D" w:rsidR="00077087" w:rsidRDefault="00077087" w:rsidP="00AC5B1D">
      <w:pPr>
        <w:jc w:val="center"/>
      </w:pPr>
      <w:r>
        <w:t>Table 4.7.10</w:t>
      </w:r>
    </w:p>
    <w:tbl>
      <w:tblPr>
        <w:tblW w:w="8994" w:type="dxa"/>
        <w:tblCellSpacing w:w="15" w:type="dxa"/>
        <w:tblCellMar>
          <w:left w:w="0" w:type="dxa"/>
          <w:right w:w="0" w:type="dxa"/>
        </w:tblCellMar>
        <w:tblLook w:val="04A0" w:firstRow="1" w:lastRow="0" w:firstColumn="1" w:lastColumn="0" w:noHBand="0" w:noVBand="1"/>
      </w:tblPr>
      <w:tblGrid>
        <w:gridCol w:w="456"/>
        <w:gridCol w:w="1522"/>
        <w:gridCol w:w="1521"/>
        <w:gridCol w:w="1734"/>
        <w:gridCol w:w="1321"/>
        <w:gridCol w:w="2440"/>
      </w:tblGrid>
      <w:tr w:rsidR="001A2D7A" w:rsidRPr="001A2D7A" w14:paraId="3B4C2C17" w14:textId="77777777" w:rsidTr="00077087">
        <w:trPr>
          <w:trHeight w:val="54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C18B4" w14:textId="77777777" w:rsidR="001A2D7A" w:rsidRPr="001A2D7A" w:rsidRDefault="001A2D7A" w:rsidP="001A2D7A">
            <w:pPr>
              <w:suppressAutoHyphens w:val="0"/>
              <w:rPr>
                <w:color w:val="1F1F1F"/>
                <w:lang w:bidi="gu-IN"/>
              </w:rPr>
            </w:pPr>
            <w:r w:rsidRPr="001A2D7A">
              <w:rPr>
                <w:b/>
                <w:bCs/>
                <w:color w:val="1F1F1F"/>
                <w:bdr w:val="none" w:sz="0" w:space="0" w:color="auto" w:frame="1"/>
                <w:lang w:bidi="gu-I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C8D54" w14:textId="77777777" w:rsidR="001A2D7A" w:rsidRPr="001A2D7A" w:rsidRDefault="001A2D7A" w:rsidP="001A2D7A">
            <w:pPr>
              <w:suppressAutoHyphens w:val="0"/>
              <w:rPr>
                <w:color w:val="1F1F1F"/>
                <w:lang w:bidi="gu-IN"/>
              </w:rPr>
            </w:pPr>
            <w:proofErr w:type="spellStart"/>
            <w:r w:rsidRPr="001A2D7A">
              <w:rPr>
                <w:b/>
                <w:bCs/>
                <w:color w:val="1F1F1F"/>
                <w:bdr w:val="none" w:sz="0" w:space="0" w:color="auto" w:frame="1"/>
                <w:lang w:bidi="gu-IN"/>
              </w:rPr>
              <w:t>applied_at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A6A47D" w14:textId="77777777" w:rsidR="001A2D7A" w:rsidRPr="001A2D7A" w:rsidRDefault="001A2D7A" w:rsidP="001A2D7A">
            <w:pPr>
              <w:suppressAutoHyphens w:val="0"/>
              <w:rPr>
                <w:color w:val="1F1F1F"/>
                <w:lang w:bidi="gu-IN"/>
              </w:rPr>
            </w:pPr>
            <w:r w:rsidRPr="001A2D7A">
              <w:rPr>
                <w:b/>
                <w:bCs/>
                <w:color w:val="1F1F1F"/>
                <w:bdr w:val="none" w:sz="0" w:space="0" w:color="auto" w:frame="1"/>
                <w:lang w:bidi="gu-IN"/>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10222" w14:textId="77777777" w:rsidR="001A2D7A" w:rsidRPr="001A2D7A" w:rsidRDefault="001A2D7A" w:rsidP="001A2D7A">
            <w:pPr>
              <w:suppressAutoHyphens w:val="0"/>
              <w:rPr>
                <w:color w:val="1F1F1F"/>
                <w:lang w:bidi="gu-IN"/>
              </w:rPr>
            </w:pPr>
            <w:proofErr w:type="spellStart"/>
            <w:r w:rsidRPr="001A2D7A">
              <w:rPr>
                <w:b/>
                <w:bCs/>
                <w:color w:val="1F1F1F"/>
                <w:bdr w:val="none" w:sz="0" w:space="0" w:color="auto" w:frame="1"/>
                <w:lang w:bidi="gu-IN"/>
              </w:rPr>
              <w:t>notification_id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BD16E" w14:textId="77777777" w:rsidR="001A2D7A" w:rsidRPr="001A2D7A" w:rsidRDefault="001A2D7A" w:rsidP="001A2D7A">
            <w:pPr>
              <w:suppressAutoHyphens w:val="0"/>
              <w:rPr>
                <w:color w:val="1F1F1F"/>
                <w:lang w:bidi="gu-IN"/>
              </w:rPr>
            </w:pPr>
            <w:proofErr w:type="spellStart"/>
            <w:r w:rsidRPr="001A2D7A">
              <w:rPr>
                <w:b/>
                <w:bCs/>
                <w:color w:val="1F1F1F"/>
                <w:bdr w:val="none" w:sz="0" w:space="0" w:color="auto" w:frame="1"/>
                <w:lang w:bidi="gu-IN"/>
              </w:rPr>
              <w:t>student_id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5E50BD" w14:textId="77777777" w:rsidR="001A2D7A" w:rsidRPr="001A2D7A" w:rsidRDefault="001A2D7A" w:rsidP="001A2D7A">
            <w:pPr>
              <w:suppressAutoHyphens w:val="0"/>
              <w:rPr>
                <w:color w:val="1F1F1F"/>
                <w:lang w:bidi="gu-IN"/>
              </w:rPr>
            </w:pPr>
            <w:proofErr w:type="spellStart"/>
            <w:r w:rsidRPr="001A2D7A">
              <w:rPr>
                <w:b/>
                <w:bCs/>
                <w:color w:val="1F1F1F"/>
                <w:bdr w:val="none" w:sz="0" w:space="0" w:color="auto" w:frame="1"/>
                <w:lang w:bidi="gu-IN"/>
              </w:rPr>
              <w:t>offer_letter_path</w:t>
            </w:r>
            <w:proofErr w:type="spellEnd"/>
          </w:p>
        </w:tc>
      </w:tr>
      <w:tr w:rsidR="001A2D7A" w:rsidRPr="001A2D7A" w14:paraId="5801B4B0" w14:textId="77777777" w:rsidTr="00077087">
        <w:trPr>
          <w:trHeight w:val="8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44487E"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DF751"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2026-01-26 18:51:28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25CDD9" w14:textId="77777777" w:rsidR="001A2D7A" w:rsidRPr="001A2D7A" w:rsidRDefault="001A2D7A" w:rsidP="001A2D7A">
            <w:pPr>
              <w:suppressAutoHyphens w:val="0"/>
              <w:rPr>
                <w:color w:val="1F1F1F"/>
                <w:lang w:bidi="gu-IN"/>
              </w:rPr>
            </w:pPr>
            <w:r w:rsidRPr="001A2D7A">
              <w:rPr>
                <w:b/>
                <w:bCs/>
                <w:color w:val="1F1F1F"/>
                <w:bdr w:val="none" w:sz="0" w:space="0" w:color="auto" w:frame="1"/>
                <w:lang w:bidi="gu-IN"/>
              </w:rPr>
              <w:t>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6B534"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26EA5"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0B9938"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...HETVEE-RABARA_SEM5.pdf</w:t>
            </w:r>
          </w:p>
        </w:tc>
      </w:tr>
      <w:tr w:rsidR="001A2D7A" w:rsidRPr="001A2D7A" w14:paraId="6A4B4EE6" w14:textId="77777777" w:rsidTr="00077087">
        <w:trPr>
          <w:trHeight w:val="8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7D9862"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BC3E9"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2026-01-26 21:49:39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7B975" w14:textId="77777777" w:rsidR="001A2D7A" w:rsidRPr="001A2D7A" w:rsidRDefault="001A2D7A" w:rsidP="001A2D7A">
            <w:pPr>
              <w:suppressAutoHyphens w:val="0"/>
              <w:rPr>
                <w:color w:val="1F1F1F"/>
                <w:lang w:bidi="gu-IN"/>
              </w:rPr>
            </w:pPr>
            <w:r w:rsidRPr="001A2D7A">
              <w:rPr>
                <w:b/>
                <w:bCs/>
                <w:color w:val="1F1F1F"/>
                <w:bdr w:val="none" w:sz="0" w:space="0" w:color="auto" w:frame="1"/>
                <w:lang w:bidi="gu-IN"/>
              </w:rPr>
              <w:t>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2820F"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4815F"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A3F718"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NULL</w:t>
            </w:r>
          </w:p>
        </w:tc>
      </w:tr>
      <w:tr w:rsidR="001A2D7A" w:rsidRPr="001A2D7A" w14:paraId="6DE9A1EA" w14:textId="77777777" w:rsidTr="00077087">
        <w:trPr>
          <w:trHeight w:val="8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1EBF12"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4F67F"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2026-01-26 21:52:14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141A0" w14:textId="77777777" w:rsidR="001A2D7A" w:rsidRPr="001A2D7A" w:rsidRDefault="001A2D7A" w:rsidP="001A2D7A">
            <w:pPr>
              <w:suppressAutoHyphens w:val="0"/>
              <w:rPr>
                <w:color w:val="1F1F1F"/>
                <w:lang w:bidi="gu-IN"/>
              </w:rPr>
            </w:pPr>
            <w:r w:rsidRPr="001A2D7A">
              <w:rPr>
                <w:b/>
                <w:bCs/>
                <w:color w:val="1F1F1F"/>
                <w:bdr w:val="none" w:sz="0" w:space="0" w:color="auto" w:frame="1"/>
                <w:lang w:bidi="gu-IN"/>
              </w:rPr>
              <w:t>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F68A6"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E73C3"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BAFF2" w14:textId="77777777" w:rsidR="001A2D7A" w:rsidRPr="001A2D7A" w:rsidRDefault="001A2D7A" w:rsidP="001A2D7A">
            <w:pPr>
              <w:suppressAutoHyphens w:val="0"/>
              <w:rPr>
                <w:color w:val="1F1F1F"/>
                <w:lang w:bidi="gu-IN"/>
              </w:rPr>
            </w:pPr>
            <w:r w:rsidRPr="001A2D7A">
              <w:rPr>
                <w:color w:val="1F1F1F"/>
                <w:bdr w:val="none" w:sz="0" w:space="0" w:color="auto" w:frame="1"/>
                <w:lang w:bidi="gu-IN"/>
              </w:rPr>
              <w:t>NULL</w:t>
            </w:r>
          </w:p>
        </w:tc>
      </w:tr>
    </w:tbl>
    <w:p w14:paraId="5EB02F07" w14:textId="77777777" w:rsidR="00E16FB4" w:rsidRPr="007A247D" w:rsidRDefault="00E16FB4" w:rsidP="007A247D"/>
    <w:p w14:paraId="48F8A827" w14:textId="08FE5BE8" w:rsidR="3E4DE195" w:rsidRDefault="051B5939" w:rsidP="3E4DE195">
      <w:pPr>
        <w:pStyle w:val="Heading1"/>
        <w:spacing w:before="322" w:after="322"/>
        <w:ind w:left="0"/>
        <w:rPr>
          <w:sz w:val="28"/>
          <w:szCs w:val="28"/>
        </w:rPr>
      </w:pPr>
      <w:bookmarkStart w:id="114" w:name="_Toc225089766"/>
      <w:r w:rsidRPr="051B5939">
        <w:rPr>
          <w:sz w:val="28"/>
          <w:szCs w:val="28"/>
        </w:rPr>
        <w:lastRenderedPageBreak/>
        <w:t>4.</w:t>
      </w:r>
      <w:r w:rsidR="17C25781" w:rsidRPr="17C25781">
        <w:rPr>
          <w:sz w:val="28"/>
          <w:szCs w:val="28"/>
        </w:rPr>
        <w:t>7</w:t>
      </w:r>
      <w:r w:rsidRPr="051B5939">
        <w:rPr>
          <w:sz w:val="28"/>
          <w:szCs w:val="28"/>
        </w:rPr>
        <w:t>.2 Use Case Diagram</w:t>
      </w:r>
      <w:bookmarkEnd w:id="114"/>
    </w:p>
    <w:p w14:paraId="1E100467" w14:textId="77919FE9" w:rsidR="051B5939" w:rsidRDefault="051B5939" w:rsidP="001A5808">
      <w:pPr>
        <w:jc w:val="center"/>
      </w:pPr>
      <w:r>
        <w:rPr>
          <w:noProof/>
        </w:rPr>
        <w:drawing>
          <wp:inline distT="0" distB="0" distL="0" distR="0" wp14:anchorId="53F64647" wp14:editId="585FC549">
            <wp:extent cx="5267325" cy="5086350"/>
            <wp:effectExtent l="0" t="0" r="0" b="0"/>
            <wp:docPr id="1828743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3862" name="Picture 1828743862"/>
                    <pic:cNvPicPr/>
                  </pic:nvPicPr>
                  <pic:blipFill>
                    <a:blip r:embed="rId26">
                      <a:extLst>
                        <a:ext uri="{28A0092B-C50C-407E-A947-70E740481C1C}">
                          <a14:useLocalDpi xmlns:a14="http://schemas.microsoft.com/office/drawing/2010/main"/>
                        </a:ext>
                      </a:extLst>
                    </a:blip>
                    <a:stretch>
                      <a:fillRect/>
                    </a:stretch>
                  </pic:blipFill>
                  <pic:spPr>
                    <a:xfrm>
                      <a:off x="0" y="0"/>
                      <a:ext cx="5267325" cy="5086350"/>
                    </a:xfrm>
                    <a:prstGeom prst="rect">
                      <a:avLst/>
                    </a:prstGeom>
                  </pic:spPr>
                </pic:pic>
              </a:graphicData>
            </a:graphic>
          </wp:inline>
        </w:drawing>
      </w:r>
      <w:r w:rsidR="17C25781" w:rsidRPr="17C25781">
        <w:t>Fig 4.2</w:t>
      </w:r>
    </w:p>
    <w:p w14:paraId="5C0C2225" w14:textId="349DF339" w:rsidR="00AF57DF" w:rsidRDefault="00AF57DF" w:rsidP="00AF57DF">
      <w:pPr>
        <w:pStyle w:val="NormalWeb"/>
        <w:ind w:left="720"/>
      </w:pPr>
    </w:p>
    <w:p w14:paraId="2A8894B2" w14:textId="54BD32FA" w:rsidR="00DD3880" w:rsidRDefault="00DD3880" w:rsidP="00AF57DF">
      <w:pPr>
        <w:pStyle w:val="NormalWeb"/>
        <w:ind w:left="720"/>
      </w:pPr>
    </w:p>
    <w:p w14:paraId="79597124" w14:textId="7756677D" w:rsidR="00DD3880" w:rsidRDefault="00DD3880" w:rsidP="00AF57DF">
      <w:pPr>
        <w:pStyle w:val="NormalWeb"/>
        <w:ind w:left="720"/>
      </w:pPr>
    </w:p>
    <w:p w14:paraId="59F61149" w14:textId="77777777" w:rsidR="00FC393F" w:rsidRDefault="00FC393F" w:rsidP="00FC393F">
      <w:pPr>
        <w:pStyle w:val="NormalWeb"/>
        <w:sectPr w:rsidR="00FC393F" w:rsidSect="00940846">
          <w:headerReference w:type="default" r:id="rId27"/>
          <w:footerReference w:type="default" r:id="rId28"/>
          <w:pgSz w:w="11906" w:h="16838" w:code="9"/>
          <w:pgMar w:top="1440" w:right="1440" w:bottom="1440" w:left="2160" w:header="720" w:footer="720" w:gutter="0"/>
          <w:cols w:space="720"/>
          <w:docGrid w:linePitch="360"/>
        </w:sectPr>
      </w:pPr>
    </w:p>
    <w:p w14:paraId="19ADE673" w14:textId="77777777" w:rsidR="00DD3880" w:rsidRDefault="00DD3880" w:rsidP="00FC393F">
      <w:pPr>
        <w:pStyle w:val="NormalWeb"/>
      </w:pPr>
    </w:p>
    <w:p w14:paraId="469F935E" w14:textId="5CA6568B" w:rsidR="00ED5114" w:rsidRPr="00DE4273" w:rsidRDefault="000A01BE" w:rsidP="00C51045">
      <w:pPr>
        <w:pStyle w:val="NormalWeb"/>
        <w:jc w:val="both"/>
        <w:rPr>
          <w:sz w:val="32"/>
          <w:szCs w:val="32"/>
          <w:u w:val="single"/>
        </w:rPr>
      </w:pPr>
      <w:r w:rsidRPr="00DE4273">
        <w:rPr>
          <w:b/>
          <w:bCs/>
          <w:sz w:val="32"/>
          <w:szCs w:val="32"/>
          <w:u w:val="single"/>
        </w:rPr>
        <w:t>5.</w:t>
      </w:r>
      <w:r w:rsidR="00AF57DF" w:rsidRPr="00DE4273">
        <w:rPr>
          <w:b/>
          <w:bCs/>
          <w:sz w:val="32"/>
          <w:szCs w:val="32"/>
          <w:u w:val="single"/>
        </w:rPr>
        <w:t xml:space="preserve"> </w:t>
      </w:r>
      <w:r w:rsidR="00A06B87" w:rsidRPr="00DE4273">
        <w:rPr>
          <w:b/>
          <w:bCs/>
          <w:sz w:val="32"/>
          <w:szCs w:val="32"/>
          <w:u w:val="single"/>
        </w:rPr>
        <w:t>IMPLEMENTATION PLANNING</w:t>
      </w:r>
    </w:p>
    <w:p w14:paraId="47F715B4" w14:textId="2DD3DECF" w:rsidR="00AF57DF" w:rsidRDefault="00904D24" w:rsidP="00045547">
      <w:pPr>
        <w:pStyle w:val="NormalWeb"/>
        <w:spacing w:before="0" w:beforeAutospacing="0" w:after="0" w:afterAutospacing="0"/>
        <w:jc w:val="both"/>
        <w:rPr>
          <w:b/>
          <w:bCs/>
          <w:sz w:val="28"/>
          <w:szCs w:val="28"/>
        </w:rPr>
      </w:pPr>
      <w:r>
        <w:tab/>
      </w:r>
      <w:r w:rsidR="000A01BE">
        <w:rPr>
          <w:b/>
          <w:bCs/>
          <w:sz w:val="28"/>
          <w:szCs w:val="28"/>
        </w:rPr>
        <w:t>5</w:t>
      </w:r>
      <w:r w:rsidRPr="00904D24">
        <w:rPr>
          <w:b/>
          <w:bCs/>
          <w:sz w:val="28"/>
          <w:szCs w:val="28"/>
        </w:rPr>
        <w:t>.1 IMPLEMENTATION ENVIRONMENT</w:t>
      </w:r>
    </w:p>
    <w:p w14:paraId="61A8FE0A" w14:textId="75E07CF5" w:rsidR="00904D24" w:rsidRDefault="00904D24" w:rsidP="00045547">
      <w:pPr>
        <w:pStyle w:val="NormalWeb"/>
        <w:spacing w:before="0" w:beforeAutospacing="0" w:after="0" w:afterAutospacing="0"/>
        <w:ind w:left="720"/>
        <w:jc w:val="both"/>
      </w:pPr>
      <w:r>
        <w:rPr>
          <w:rFonts w:hAnsi="Symbol"/>
        </w:rPr>
        <w:t></w:t>
      </w:r>
      <w:r>
        <w:t xml:space="preserve">  </w:t>
      </w:r>
      <w:r>
        <w:rPr>
          <w:rStyle w:val="citation-406"/>
          <w:b/>
          <w:bCs/>
        </w:rPr>
        <w:t>Multiuser Environment:</w:t>
      </w:r>
      <w:r>
        <w:rPr>
          <w:rStyle w:val="citation-406"/>
        </w:rPr>
        <w:t xml:space="preserve"> The system is inherently a multiuser web application designed to handle concurrent access from both TPOs and a large student body</w:t>
      </w:r>
      <w:r>
        <w:t>.</w:t>
      </w:r>
    </w:p>
    <w:p w14:paraId="2B26A1B9" w14:textId="77777777" w:rsidR="00904D24" w:rsidRDefault="00904D24" w:rsidP="00045547">
      <w:pPr>
        <w:pStyle w:val="NormalWeb"/>
        <w:spacing w:before="0" w:beforeAutospacing="0" w:after="0" w:afterAutospacing="0"/>
        <w:ind w:left="720"/>
        <w:jc w:val="both"/>
      </w:pPr>
      <w:r>
        <w:rPr>
          <w:rFonts w:hAnsi="Symbol"/>
        </w:rPr>
        <w:t></w:t>
      </w:r>
      <w:r>
        <w:t xml:space="preserve">  </w:t>
      </w:r>
      <w:r>
        <w:rPr>
          <w:rStyle w:val="citation-405"/>
          <w:rFonts w:eastAsiaTheme="majorEastAsia"/>
          <w:b/>
          <w:bCs/>
        </w:rPr>
        <w:t>GUI (Graphical User Interface):</w:t>
      </w:r>
      <w:r>
        <w:rPr>
          <w:rStyle w:val="citation-405"/>
          <w:rFonts w:eastAsiaTheme="majorEastAsia"/>
        </w:rPr>
        <w:t xml:space="preserve"> The system is strictly a GUI-based application, utilizing React.js for the frontend to provide a responsive, visual dashboard experience</w:t>
      </w:r>
      <w:r>
        <w:t>.</w:t>
      </w:r>
    </w:p>
    <w:p w14:paraId="26A921A1" w14:textId="340779A9" w:rsidR="00904D24" w:rsidRDefault="00904D24" w:rsidP="00045547">
      <w:pPr>
        <w:pStyle w:val="NormalWeb"/>
        <w:spacing w:before="0" w:beforeAutospacing="0" w:after="0" w:afterAutospacing="0"/>
        <w:ind w:left="720"/>
        <w:jc w:val="both"/>
      </w:pPr>
      <w:r>
        <w:rPr>
          <w:rFonts w:hAnsi="Symbol"/>
        </w:rPr>
        <w:t></w:t>
      </w:r>
      <w:r>
        <w:t xml:space="preserve">  </w:t>
      </w:r>
      <w:r>
        <w:rPr>
          <w:rStyle w:val="citation-404"/>
          <w:b/>
          <w:bCs/>
        </w:rPr>
        <w:t>Server-Side:</w:t>
      </w:r>
      <w:r>
        <w:rPr>
          <w:rStyle w:val="citation-404"/>
        </w:rPr>
        <w:t xml:space="preserve"> The application logic resides on a centralized server using Spring Boot, which serves the GUI to clients via web browsers</w:t>
      </w:r>
      <w:r>
        <w:t>.</w:t>
      </w:r>
    </w:p>
    <w:p w14:paraId="30CCD815" w14:textId="77777777" w:rsidR="00045547" w:rsidRDefault="00045547" w:rsidP="00045547">
      <w:pPr>
        <w:pStyle w:val="NormalWeb"/>
        <w:spacing w:before="0" w:beforeAutospacing="0" w:after="0" w:afterAutospacing="0"/>
        <w:ind w:left="720"/>
        <w:jc w:val="both"/>
      </w:pPr>
    </w:p>
    <w:p w14:paraId="0C25ACE7" w14:textId="0512A56A" w:rsidR="00FD7ADC" w:rsidRDefault="000A01BE" w:rsidP="00045547">
      <w:pPr>
        <w:pStyle w:val="NormalWeb"/>
        <w:spacing w:before="0" w:beforeAutospacing="0" w:after="0" w:afterAutospacing="0"/>
        <w:ind w:left="720"/>
        <w:jc w:val="both"/>
        <w:rPr>
          <w:b/>
          <w:bCs/>
          <w:sz w:val="28"/>
          <w:szCs w:val="28"/>
        </w:rPr>
      </w:pPr>
      <w:r>
        <w:rPr>
          <w:b/>
          <w:bCs/>
          <w:sz w:val="28"/>
          <w:szCs w:val="28"/>
        </w:rPr>
        <w:t>5</w:t>
      </w:r>
      <w:r w:rsidR="00FD7ADC" w:rsidRPr="00FD7ADC">
        <w:rPr>
          <w:b/>
          <w:bCs/>
          <w:sz w:val="28"/>
          <w:szCs w:val="28"/>
        </w:rPr>
        <w:t>.2 PROGRAM/MODULES SPECIFICATION</w:t>
      </w:r>
    </w:p>
    <w:p w14:paraId="4EBC37C7" w14:textId="77777777" w:rsidR="00C95E06" w:rsidRPr="00C95E06" w:rsidRDefault="00C95E06" w:rsidP="00045547">
      <w:pPr>
        <w:suppressAutoHyphens w:val="0"/>
        <w:ind w:firstLine="720"/>
        <w:jc w:val="both"/>
        <w:rPr>
          <w:lang w:bidi="gu-IN"/>
        </w:rPr>
      </w:pPr>
      <w:r w:rsidRPr="00C95E06">
        <w:rPr>
          <w:lang w:bidi="gu-IN"/>
        </w:rPr>
        <w:t>The system is divided into four critical functional modules:</w:t>
      </w:r>
    </w:p>
    <w:p w14:paraId="25B49F0B" w14:textId="77777777" w:rsidR="00C95E06" w:rsidRPr="00C95E06" w:rsidRDefault="00C95E06" w:rsidP="00045547">
      <w:pPr>
        <w:numPr>
          <w:ilvl w:val="0"/>
          <w:numId w:val="18"/>
        </w:numPr>
        <w:suppressAutoHyphens w:val="0"/>
        <w:jc w:val="both"/>
        <w:rPr>
          <w:lang w:bidi="gu-IN"/>
        </w:rPr>
      </w:pPr>
      <w:r w:rsidRPr="00C95E06">
        <w:rPr>
          <w:b/>
          <w:bCs/>
          <w:lang w:bidi="gu-IN"/>
        </w:rPr>
        <w:t>Authentication &amp; Security Module:</w:t>
      </w:r>
    </w:p>
    <w:p w14:paraId="1D4622FE" w14:textId="77777777" w:rsidR="00C95E06" w:rsidRPr="00C95E06" w:rsidRDefault="00C95E06" w:rsidP="00045547">
      <w:pPr>
        <w:numPr>
          <w:ilvl w:val="1"/>
          <w:numId w:val="18"/>
        </w:numPr>
        <w:suppressAutoHyphens w:val="0"/>
        <w:jc w:val="both"/>
        <w:rPr>
          <w:lang w:bidi="gu-IN"/>
        </w:rPr>
      </w:pPr>
      <w:r w:rsidRPr="00C95E06">
        <w:rPr>
          <w:b/>
          <w:bCs/>
          <w:lang w:bidi="gu-IN"/>
        </w:rPr>
        <w:t>Purpose:</w:t>
      </w:r>
      <w:r w:rsidRPr="00C95E06">
        <w:rPr>
          <w:lang w:bidi="gu-IN"/>
        </w:rPr>
        <w:t xml:space="preserve"> Manages secure login through OTP-based verification and role-based access control (RBAC) .</w:t>
      </w:r>
    </w:p>
    <w:p w14:paraId="26B93461" w14:textId="77777777" w:rsidR="00C95E06" w:rsidRPr="00C95E06" w:rsidRDefault="00C95E06" w:rsidP="00045547">
      <w:pPr>
        <w:numPr>
          <w:ilvl w:val="1"/>
          <w:numId w:val="18"/>
        </w:numPr>
        <w:suppressAutoHyphens w:val="0"/>
        <w:jc w:val="both"/>
        <w:rPr>
          <w:lang w:bidi="gu-IN"/>
        </w:rPr>
      </w:pPr>
      <w:r w:rsidRPr="00C95E06">
        <w:rPr>
          <w:b/>
          <w:bCs/>
          <w:lang w:bidi="gu-IN"/>
        </w:rPr>
        <w:t>Key Components:</w:t>
      </w:r>
      <w:r w:rsidRPr="00C95E06">
        <w:rPr>
          <w:lang w:bidi="gu-IN"/>
        </w:rPr>
        <w:t xml:space="preserve"> JWT (JSON Web Tokens) for session management and Spring Security for protecting REST endpoints.</w:t>
      </w:r>
    </w:p>
    <w:p w14:paraId="2A1B395E" w14:textId="77777777" w:rsidR="00C95E06" w:rsidRPr="00C95E06" w:rsidRDefault="00C95E06" w:rsidP="00045547">
      <w:pPr>
        <w:numPr>
          <w:ilvl w:val="0"/>
          <w:numId w:val="18"/>
        </w:numPr>
        <w:suppressAutoHyphens w:val="0"/>
        <w:jc w:val="both"/>
        <w:rPr>
          <w:lang w:bidi="gu-IN"/>
        </w:rPr>
      </w:pPr>
      <w:r w:rsidRPr="00C95E06">
        <w:rPr>
          <w:b/>
          <w:bCs/>
          <w:lang w:bidi="gu-IN"/>
        </w:rPr>
        <w:t>Student Profile &amp; Resume Module:</w:t>
      </w:r>
    </w:p>
    <w:p w14:paraId="7174939A" w14:textId="77777777" w:rsidR="00C95E06" w:rsidRPr="00C95E06" w:rsidRDefault="00C95E06" w:rsidP="00045547">
      <w:pPr>
        <w:numPr>
          <w:ilvl w:val="1"/>
          <w:numId w:val="18"/>
        </w:numPr>
        <w:suppressAutoHyphens w:val="0"/>
        <w:jc w:val="both"/>
        <w:rPr>
          <w:lang w:bidi="gu-IN"/>
        </w:rPr>
      </w:pPr>
      <w:r w:rsidRPr="00C95E06">
        <w:rPr>
          <w:b/>
          <w:bCs/>
          <w:lang w:bidi="gu-IN"/>
        </w:rPr>
        <w:t>Purpose:</w:t>
      </w:r>
      <w:r w:rsidRPr="00C95E06">
        <w:rPr>
          <w:lang w:bidi="gu-IN"/>
        </w:rPr>
        <w:t xml:space="preserve"> Allows students to maintain academic records and upload resumes .</w:t>
      </w:r>
    </w:p>
    <w:p w14:paraId="204F6D96" w14:textId="77777777" w:rsidR="00C95E06" w:rsidRPr="00C95E06" w:rsidRDefault="00C95E06" w:rsidP="00045547">
      <w:pPr>
        <w:numPr>
          <w:ilvl w:val="1"/>
          <w:numId w:val="18"/>
        </w:numPr>
        <w:suppressAutoHyphens w:val="0"/>
        <w:jc w:val="both"/>
        <w:rPr>
          <w:lang w:bidi="gu-IN"/>
        </w:rPr>
      </w:pPr>
      <w:r w:rsidRPr="00C95E06">
        <w:rPr>
          <w:b/>
          <w:bCs/>
          <w:lang w:bidi="gu-IN"/>
        </w:rPr>
        <w:t>Key Components:</w:t>
      </w:r>
      <w:r w:rsidRPr="00C95E06">
        <w:rPr>
          <w:lang w:bidi="gu-IN"/>
        </w:rPr>
        <w:t xml:space="preserve"> PDF viewer for TPO review and a feedback system for resume corrections .</w:t>
      </w:r>
    </w:p>
    <w:p w14:paraId="222BEA09" w14:textId="77777777" w:rsidR="00C95E06" w:rsidRPr="00C95E06" w:rsidRDefault="00C95E06" w:rsidP="00045547">
      <w:pPr>
        <w:numPr>
          <w:ilvl w:val="0"/>
          <w:numId w:val="18"/>
        </w:numPr>
        <w:suppressAutoHyphens w:val="0"/>
        <w:jc w:val="both"/>
        <w:rPr>
          <w:lang w:bidi="gu-IN"/>
        </w:rPr>
      </w:pPr>
      <w:r w:rsidRPr="00C95E06">
        <w:rPr>
          <w:b/>
          <w:bCs/>
          <w:lang w:bidi="gu-IN"/>
        </w:rPr>
        <w:t>Job Drive &amp; Eligibility Module:</w:t>
      </w:r>
    </w:p>
    <w:p w14:paraId="09BE2D3F" w14:textId="77777777" w:rsidR="00C95E06" w:rsidRPr="00C95E06" w:rsidRDefault="00C95E06" w:rsidP="00045547">
      <w:pPr>
        <w:numPr>
          <w:ilvl w:val="1"/>
          <w:numId w:val="18"/>
        </w:numPr>
        <w:suppressAutoHyphens w:val="0"/>
        <w:jc w:val="both"/>
        <w:rPr>
          <w:lang w:bidi="gu-IN"/>
        </w:rPr>
      </w:pPr>
      <w:r w:rsidRPr="00C95E06">
        <w:rPr>
          <w:b/>
          <w:bCs/>
          <w:lang w:bidi="gu-IN"/>
        </w:rPr>
        <w:t>Purpose:</w:t>
      </w:r>
      <w:r w:rsidRPr="00C95E06">
        <w:rPr>
          <w:lang w:bidi="gu-IN"/>
        </w:rPr>
        <w:t xml:space="preserve"> Enables TPOs to create recruitment events and automatically filters students based on eligibility rules .</w:t>
      </w:r>
    </w:p>
    <w:p w14:paraId="5FDA726C" w14:textId="77777777" w:rsidR="00C95E06" w:rsidRPr="00C95E06" w:rsidRDefault="00C95E06" w:rsidP="00045547">
      <w:pPr>
        <w:numPr>
          <w:ilvl w:val="1"/>
          <w:numId w:val="18"/>
        </w:numPr>
        <w:suppressAutoHyphens w:val="0"/>
        <w:jc w:val="both"/>
        <w:rPr>
          <w:lang w:bidi="gu-IN"/>
        </w:rPr>
      </w:pPr>
      <w:r w:rsidRPr="00C95E06">
        <w:rPr>
          <w:b/>
          <w:bCs/>
          <w:lang w:bidi="gu-IN"/>
        </w:rPr>
        <w:t>Key Components:</w:t>
      </w:r>
      <w:r w:rsidRPr="00C95E06">
        <w:rPr>
          <w:lang w:bidi="gu-IN"/>
        </w:rPr>
        <w:t xml:space="preserve"> An automated eligibility engine that provides "Green/Red" status indicators to students.</w:t>
      </w:r>
    </w:p>
    <w:p w14:paraId="5A647D56" w14:textId="77777777" w:rsidR="00C95E06" w:rsidRPr="00C95E06" w:rsidRDefault="00C95E06" w:rsidP="00045547">
      <w:pPr>
        <w:numPr>
          <w:ilvl w:val="0"/>
          <w:numId w:val="18"/>
        </w:numPr>
        <w:suppressAutoHyphens w:val="0"/>
        <w:jc w:val="both"/>
        <w:rPr>
          <w:lang w:bidi="gu-IN"/>
        </w:rPr>
      </w:pPr>
      <w:r w:rsidRPr="00C95E06">
        <w:rPr>
          <w:b/>
          <w:bCs/>
          <w:lang w:bidi="gu-IN"/>
        </w:rPr>
        <w:t>Placement &amp; Analytics Module:</w:t>
      </w:r>
    </w:p>
    <w:p w14:paraId="5C293FDB" w14:textId="77777777" w:rsidR="00C95E06" w:rsidRPr="00C95E06" w:rsidRDefault="00C95E06" w:rsidP="00045547">
      <w:pPr>
        <w:numPr>
          <w:ilvl w:val="1"/>
          <w:numId w:val="18"/>
        </w:numPr>
        <w:suppressAutoHyphens w:val="0"/>
        <w:jc w:val="both"/>
        <w:rPr>
          <w:lang w:bidi="gu-IN"/>
        </w:rPr>
      </w:pPr>
      <w:r w:rsidRPr="00C95E06">
        <w:rPr>
          <w:b/>
          <w:bCs/>
          <w:lang w:bidi="gu-IN"/>
        </w:rPr>
        <w:t>Purpose:</w:t>
      </w:r>
      <w:r w:rsidRPr="00C95E06">
        <w:rPr>
          <w:lang w:bidi="gu-IN"/>
        </w:rPr>
        <w:t xml:space="preserve"> Tracks applications from "Pending" to "Selected" and publishes the final "Hall of Fame" .</w:t>
      </w:r>
    </w:p>
    <w:p w14:paraId="106CC08D" w14:textId="716D2E44" w:rsidR="00E23241" w:rsidRDefault="00C95E06" w:rsidP="00045547">
      <w:pPr>
        <w:numPr>
          <w:ilvl w:val="1"/>
          <w:numId w:val="18"/>
        </w:numPr>
        <w:suppressAutoHyphens w:val="0"/>
        <w:jc w:val="both"/>
        <w:rPr>
          <w:lang w:bidi="gu-IN"/>
        </w:rPr>
      </w:pPr>
      <w:r w:rsidRPr="00C95E06">
        <w:rPr>
          <w:b/>
          <w:bCs/>
          <w:lang w:bidi="gu-IN"/>
        </w:rPr>
        <w:t>Key Components:</w:t>
      </w:r>
      <w:r w:rsidRPr="00C95E06">
        <w:rPr>
          <w:lang w:bidi="gu-IN"/>
        </w:rPr>
        <w:t xml:space="preserve"> Export functions for generating placement analytics and student lists in PDF/Excel formats .</w:t>
      </w:r>
    </w:p>
    <w:p w14:paraId="3E149AC7" w14:textId="77777777" w:rsidR="00045547" w:rsidRPr="00045547" w:rsidRDefault="00045547" w:rsidP="00045547">
      <w:pPr>
        <w:suppressAutoHyphens w:val="0"/>
        <w:ind w:left="1800"/>
        <w:jc w:val="both"/>
        <w:rPr>
          <w:lang w:bidi="gu-IN"/>
        </w:rPr>
      </w:pPr>
    </w:p>
    <w:p w14:paraId="29510D5C" w14:textId="0AA91FEF" w:rsidR="00B9499E" w:rsidRDefault="000A01BE" w:rsidP="00045547">
      <w:pPr>
        <w:suppressAutoHyphens w:val="0"/>
        <w:ind w:left="720"/>
        <w:jc w:val="both"/>
        <w:rPr>
          <w:b/>
          <w:bCs/>
          <w:sz w:val="28"/>
          <w:szCs w:val="28"/>
          <w:lang w:bidi="gu-IN"/>
        </w:rPr>
      </w:pPr>
      <w:r>
        <w:rPr>
          <w:b/>
          <w:bCs/>
          <w:sz w:val="28"/>
          <w:szCs w:val="28"/>
        </w:rPr>
        <w:t>5</w:t>
      </w:r>
      <w:r w:rsidR="00B9499E" w:rsidRPr="00B9499E">
        <w:rPr>
          <w:b/>
          <w:bCs/>
          <w:sz w:val="28"/>
          <w:szCs w:val="28"/>
        </w:rPr>
        <w:t>.3 CODING STANDARDS</w:t>
      </w:r>
    </w:p>
    <w:p w14:paraId="3AFB10D0" w14:textId="77777777" w:rsidR="001872B8" w:rsidRPr="001872B8" w:rsidRDefault="001872B8" w:rsidP="00045547">
      <w:pPr>
        <w:suppressAutoHyphens w:val="0"/>
        <w:ind w:left="720"/>
        <w:jc w:val="both"/>
        <w:rPr>
          <w:lang w:bidi="gu-IN"/>
        </w:rPr>
      </w:pPr>
      <w:r w:rsidRPr="001872B8">
        <w:rPr>
          <w:lang w:bidi="gu-IN"/>
        </w:rPr>
        <w:t>To ensure maintainability and scalability, the following coding standards are followed:</w:t>
      </w:r>
    </w:p>
    <w:p w14:paraId="4CC0DC25" w14:textId="77777777" w:rsidR="001872B8" w:rsidRPr="001872B8" w:rsidRDefault="001872B8" w:rsidP="00045547">
      <w:pPr>
        <w:numPr>
          <w:ilvl w:val="0"/>
          <w:numId w:val="19"/>
        </w:numPr>
        <w:suppressAutoHyphens w:val="0"/>
        <w:jc w:val="both"/>
        <w:rPr>
          <w:lang w:bidi="gu-IN"/>
        </w:rPr>
      </w:pPr>
      <w:r w:rsidRPr="001872B8">
        <w:rPr>
          <w:b/>
          <w:bCs/>
          <w:lang w:bidi="gu-IN"/>
        </w:rPr>
        <w:t>Modular Design:</w:t>
      </w:r>
      <w:r w:rsidRPr="001872B8">
        <w:rPr>
          <w:lang w:bidi="gu-IN"/>
        </w:rPr>
        <w:t xml:space="preserve"> The backend is built using modular services to ensure each function (like Resume or Notifications) is independent.</w:t>
      </w:r>
    </w:p>
    <w:p w14:paraId="1DCA5674" w14:textId="77777777" w:rsidR="001872B8" w:rsidRPr="001872B8" w:rsidRDefault="001872B8" w:rsidP="00045547">
      <w:pPr>
        <w:numPr>
          <w:ilvl w:val="0"/>
          <w:numId w:val="19"/>
        </w:numPr>
        <w:suppressAutoHyphens w:val="0"/>
        <w:jc w:val="both"/>
        <w:rPr>
          <w:lang w:bidi="gu-IN"/>
        </w:rPr>
      </w:pPr>
      <w:r w:rsidRPr="001872B8">
        <w:rPr>
          <w:b/>
          <w:bCs/>
          <w:lang w:bidi="gu-IN"/>
        </w:rPr>
        <w:t>Naming Conventions:</w:t>
      </w:r>
    </w:p>
    <w:p w14:paraId="76635FE7" w14:textId="77777777" w:rsidR="001872B8" w:rsidRPr="001872B8" w:rsidRDefault="001872B8" w:rsidP="00045547">
      <w:pPr>
        <w:numPr>
          <w:ilvl w:val="1"/>
          <w:numId w:val="19"/>
        </w:numPr>
        <w:suppressAutoHyphens w:val="0"/>
        <w:jc w:val="both"/>
        <w:rPr>
          <w:lang w:bidi="gu-IN"/>
        </w:rPr>
      </w:pPr>
      <w:r w:rsidRPr="001872B8">
        <w:rPr>
          <w:b/>
          <w:bCs/>
          <w:lang w:bidi="gu-IN"/>
        </w:rPr>
        <w:t>Java:</w:t>
      </w:r>
      <w:r w:rsidRPr="001872B8">
        <w:rPr>
          <w:lang w:bidi="gu-IN"/>
        </w:rPr>
        <w:t xml:space="preserve"> CamelCase for classes (e.g., </w:t>
      </w:r>
      <w:proofErr w:type="spellStart"/>
      <w:r w:rsidRPr="001872B8">
        <w:rPr>
          <w:rFonts w:ascii="Courier New" w:hAnsi="Courier New" w:cs="Courier New"/>
          <w:sz w:val="20"/>
          <w:szCs w:val="20"/>
          <w:lang w:bidi="gu-IN"/>
        </w:rPr>
        <w:t>JobDriveController</w:t>
      </w:r>
      <w:proofErr w:type="spellEnd"/>
      <w:r w:rsidRPr="001872B8">
        <w:rPr>
          <w:lang w:bidi="gu-IN"/>
        </w:rPr>
        <w:t xml:space="preserve">) and camelCase for methods/variables (e.g., </w:t>
      </w:r>
      <w:proofErr w:type="spellStart"/>
      <w:r w:rsidRPr="001872B8">
        <w:rPr>
          <w:rFonts w:ascii="Courier New" w:hAnsi="Courier New" w:cs="Courier New"/>
          <w:sz w:val="20"/>
          <w:szCs w:val="20"/>
          <w:lang w:bidi="gu-IN"/>
        </w:rPr>
        <w:t>getStudentEligibility</w:t>
      </w:r>
      <w:proofErr w:type="spellEnd"/>
      <w:r w:rsidRPr="001872B8">
        <w:rPr>
          <w:lang w:bidi="gu-IN"/>
        </w:rPr>
        <w:t>).</w:t>
      </w:r>
    </w:p>
    <w:p w14:paraId="5D6310DC" w14:textId="77777777" w:rsidR="001872B8" w:rsidRPr="001872B8" w:rsidRDefault="001872B8" w:rsidP="00C51045">
      <w:pPr>
        <w:numPr>
          <w:ilvl w:val="1"/>
          <w:numId w:val="19"/>
        </w:numPr>
        <w:suppressAutoHyphens w:val="0"/>
        <w:spacing w:before="100" w:beforeAutospacing="1" w:after="100" w:afterAutospacing="1"/>
        <w:jc w:val="both"/>
        <w:rPr>
          <w:lang w:bidi="gu-IN"/>
        </w:rPr>
      </w:pPr>
      <w:r w:rsidRPr="001872B8">
        <w:rPr>
          <w:b/>
          <w:bCs/>
          <w:lang w:bidi="gu-IN"/>
        </w:rPr>
        <w:t>Database:</w:t>
      </w:r>
      <w:r w:rsidRPr="001872B8">
        <w:rPr>
          <w:lang w:bidi="gu-IN"/>
        </w:rPr>
        <w:t xml:space="preserve"> </w:t>
      </w:r>
      <w:proofErr w:type="spellStart"/>
      <w:r w:rsidRPr="001872B8">
        <w:rPr>
          <w:lang w:bidi="gu-IN"/>
        </w:rPr>
        <w:t>snake_case</w:t>
      </w:r>
      <w:proofErr w:type="spellEnd"/>
      <w:r w:rsidRPr="001872B8">
        <w:rPr>
          <w:lang w:bidi="gu-IN"/>
        </w:rPr>
        <w:t xml:space="preserve"> for table names and columns (e.g., </w:t>
      </w:r>
      <w:proofErr w:type="spellStart"/>
      <w:r w:rsidRPr="001872B8">
        <w:rPr>
          <w:rFonts w:ascii="Courier New" w:hAnsi="Courier New" w:cs="Courier New"/>
          <w:sz w:val="20"/>
          <w:szCs w:val="20"/>
          <w:lang w:bidi="gu-IN"/>
        </w:rPr>
        <w:t>student_id</w:t>
      </w:r>
      <w:proofErr w:type="spellEnd"/>
      <w:r w:rsidRPr="001872B8">
        <w:rPr>
          <w:lang w:bidi="gu-IN"/>
        </w:rPr>
        <w:t xml:space="preserve">, </w:t>
      </w:r>
      <w:proofErr w:type="spellStart"/>
      <w:r w:rsidRPr="001872B8">
        <w:rPr>
          <w:rFonts w:ascii="Courier New" w:hAnsi="Courier New" w:cs="Courier New"/>
          <w:sz w:val="20"/>
          <w:szCs w:val="20"/>
          <w:lang w:bidi="gu-IN"/>
        </w:rPr>
        <w:t>placement_result</w:t>
      </w:r>
      <w:proofErr w:type="spellEnd"/>
      <w:r w:rsidRPr="001872B8">
        <w:rPr>
          <w:lang w:bidi="gu-IN"/>
        </w:rPr>
        <w:t>).</w:t>
      </w:r>
    </w:p>
    <w:p w14:paraId="3C8AB026" w14:textId="77777777" w:rsidR="001872B8" w:rsidRPr="001872B8" w:rsidRDefault="001872B8" w:rsidP="00C51045">
      <w:pPr>
        <w:numPr>
          <w:ilvl w:val="0"/>
          <w:numId w:val="19"/>
        </w:numPr>
        <w:suppressAutoHyphens w:val="0"/>
        <w:spacing w:before="100" w:beforeAutospacing="1" w:after="100" w:afterAutospacing="1"/>
        <w:jc w:val="both"/>
        <w:rPr>
          <w:lang w:bidi="gu-IN"/>
        </w:rPr>
      </w:pPr>
      <w:r w:rsidRPr="001872B8">
        <w:rPr>
          <w:b/>
          <w:bCs/>
          <w:lang w:bidi="gu-IN"/>
        </w:rPr>
        <w:lastRenderedPageBreak/>
        <w:t>RESTful API Standards:</w:t>
      </w:r>
      <w:r w:rsidRPr="001872B8">
        <w:rPr>
          <w:lang w:bidi="gu-IN"/>
        </w:rPr>
        <w:t xml:space="preserve"> All backend communication follows REST principles, using standard HTTP methods (GET, POST, PUT, DELETE) and JSON for data exchange.</w:t>
      </w:r>
    </w:p>
    <w:p w14:paraId="2F946EAF" w14:textId="77777777" w:rsidR="001872B8" w:rsidRPr="001872B8" w:rsidRDefault="001872B8" w:rsidP="00C51045">
      <w:pPr>
        <w:numPr>
          <w:ilvl w:val="0"/>
          <w:numId w:val="19"/>
        </w:numPr>
        <w:suppressAutoHyphens w:val="0"/>
        <w:spacing w:before="100" w:beforeAutospacing="1" w:after="100" w:afterAutospacing="1"/>
        <w:jc w:val="both"/>
        <w:rPr>
          <w:lang w:bidi="gu-IN"/>
        </w:rPr>
      </w:pPr>
      <w:r w:rsidRPr="001872B8">
        <w:rPr>
          <w:b/>
          <w:bCs/>
          <w:lang w:bidi="gu-IN"/>
        </w:rPr>
        <w:t>Version Control:</w:t>
      </w:r>
      <w:r w:rsidRPr="001872B8">
        <w:rPr>
          <w:lang w:bidi="gu-IN"/>
        </w:rPr>
        <w:t xml:space="preserve"> Regular commits with descriptive messages to track changes in the development lifecycle.</w:t>
      </w:r>
    </w:p>
    <w:p w14:paraId="6C66F0FC" w14:textId="3F6E8918" w:rsidR="001872B8" w:rsidRDefault="001872B8" w:rsidP="00C51045">
      <w:pPr>
        <w:numPr>
          <w:ilvl w:val="0"/>
          <w:numId w:val="19"/>
        </w:numPr>
        <w:suppressAutoHyphens w:val="0"/>
        <w:spacing w:before="100" w:beforeAutospacing="1" w:after="100" w:afterAutospacing="1"/>
        <w:jc w:val="both"/>
        <w:rPr>
          <w:lang w:bidi="gu-IN"/>
        </w:rPr>
      </w:pPr>
      <w:r w:rsidRPr="001872B8">
        <w:rPr>
          <w:b/>
          <w:bCs/>
          <w:lang w:bidi="gu-IN"/>
        </w:rPr>
        <w:t>Security Standards:</w:t>
      </w:r>
      <w:r w:rsidRPr="001872B8">
        <w:rPr>
          <w:lang w:bidi="gu-IN"/>
        </w:rPr>
        <w:t xml:space="preserve"> Passwords must never be stored in plain text; JWT must be used for all authenticated requests to prevent unauthorized access.</w:t>
      </w:r>
    </w:p>
    <w:p w14:paraId="0E8E23DB" w14:textId="7E023CA1" w:rsidR="00DD3880" w:rsidRDefault="00DD3880" w:rsidP="00DD3880">
      <w:pPr>
        <w:suppressAutoHyphens w:val="0"/>
        <w:spacing w:before="100" w:beforeAutospacing="1" w:after="100" w:afterAutospacing="1"/>
        <w:jc w:val="both"/>
        <w:rPr>
          <w:lang w:bidi="gu-IN"/>
        </w:rPr>
      </w:pPr>
    </w:p>
    <w:p w14:paraId="36DCF5E8" w14:textId="55D2A437" w:rsidR="00DD3880" w:rsidRDefault="00DD3880" w:rsidP="00DD3880">
      <w:pPr>
        <w:suppressAutoHyphens w:val="0"/>
        <w:spacing w:before="100" w:beforeAutospacing="1" w:after="100" w:afterAutospacing="1"/>
        <w:jc w:val="both"/>
        <w:rPr>
          <w:lang w:bidi="gu-IN"/>
        </w:rPr>
      </w:pPr>
    </w:p>
    <w:p w14:paraId="0CF2B125" w14:textId="55827FC7" w:rsidR="00DD3880" w:rsidRDefault="00DD3880" w:rsidP="00DD3880">
      <w:pPr>
        <w:suppressAutoHyphens w:val="0"/>
        <w:spacing w:before="100" w:beforeAutospacing="1" w:after="100" w:afterAutospacing="1"/>
        <w:jc w:val="both"/>
        <w:rPr>
          <w:lang w:bidi="gu-IN"/>
        </w:rPr>
      </w:pPr>
    </w:p>
    <w:p w14:paraId="0A6CDCFF" w14:textId="0D66E51A" w:rsidR="00DD3880" w:rsidRDefault="00DD3880" w:rsidP="00DD3880">
      <w:pPr>
        <w:suppressAutoHyphens w:val="0"/>
        <w:spacing w:before="100" w:beforeAutospacing="1" w:after="100" w:afterAutospacing="1"/>
        <w:jc w:val="both"/>
        <w:rPr>
          <w:lang w:bidi="gu-IN"/>
        </w:rPr>
      </w:pPr>
    </w:p>
    <w:p w14:paraId="3F6FCE58" w14:textId="3F4BCCC7" w:rsidR="00DD3880" w:rsidRDefault="00DD3880" w:rsidP="00DD3880">
      <w:pPr>
        <w:suppressAutoHyphens w:val="0"/>
        <w:spacing w:before="100" w:beforeAutospacing="1" w:after="100" w:afterAutospacing="1"/>
        <w:jc w:val="both"/>
        <w:rPr>
          <w:lang w:bidi="gu-IN"/>
        </w:rPr>
      </w:pPr>
    </w:p>
    <w:p w14:paraId="59FBBAB8" w14:textId="2937092D" w:rsidR="00DD3880" w:rsidRDefault="00DD3880" w:rsidP="00DD3880">
      <w:pPr>
        <w:suppressAutoHyphens w:val="0"/>
        <w:spacing w:before="100" w:beforeAutospacing="1" w:after="100" w:afterAutospacing="1"/>
        <w:jc w:val="both"/>
        <w:rPr>
          <w:lang w:bidi="gu-IN"/>
        </w:rPr>
      </w:pPr>
    </w:p>
    <w:p w14:paraId="3F67BF24" w14:textId="0A1C9FF9" w:rsidR="00DD3880" w:rsidRDefault="00DD3880" w:rsidP="00DD3880">
      <w:pPr>
        <w:suppressAutoHyphens w:val="0"/>
        <w:spacing w:before="100" w:beforeAutospacing="1" w:after="100" w:afterAutospacing="1"/>
        <w:jc w:val="both"/>
        <w:rPr>
          <w:lang w:bidi="gu-IN"/>
        </w:rPr>
      </w:pPr>
    </w:p>
    <w:p w14:paraId="0731C969" w14:textId="1C086C3B" w:rsidR="00DD3880" w:rsidRDefault="00DD3880" w:rsidP="00DD3880">
      <w:pPr>
        <w:suppressAutoHyphens w:val="0"/>
        <w:spacing w:before="100" w:beforeAutospacing="1" w:after="100" w:afterAutospacing="1"/>
        <w:jc w:val="both"/>
        <w:rPr>
          <w:lang w:bidi="gu-IN"/>
        </w:rPr>
      </w:pPr>
    </w:p>
    <w:p w14:paraId="0A2CD7EC" w14:textId="75642CF5" w:rsidR="00DD3880" w:rsidRDefault="00DD3880" w:rsidP="00DD3880">
      <w:pPr>
        <w:suppressAutoHyphens w:val="0"/>
        <w:spacing w:before="100" w:beforeAutospacing="1" w:after="100" w:afterAutospacing="1"/>
        <w:jc w:val="both"/>
        <w:rPr>
          <w:lang w:bidi="gu-IN"/>
        </w:rPr>
      </w:pPr>
    </w:p>
    <w:p w14:paraId="1F1DA400" w14:textId="4F29442E" w:rsidR="00DD3880" w:rsidRDefault="00DD3880" w:rsidP="00DD3880">
      <w:pPr>
        <w:suppressAutoHyphens w:val="0"/>
        <w:spacing w:before="100" w:beforeAutospacing="1" w:after="100" w:afterAutospacing="1"/>
        <w:jc w:val="both"/>
        <w:rPr>
          <w:lang w:bidi="gu-IN"/>
        </w:rPr>
      </w:pPr>
    </w:p>
    <w:p w14:paraId="1A4ECBF2" w14:textId="77777777" w:rsidR="00FC393F" w:rsidRDefault="00FC393F" w:rsidP="00DD3880">
      <w:pPr>
        <w:suppressAutoHyphens w:val="0"/>
        <w:spacing w:before="100" w:beforeAutospacing="1" w:after="100" w:afterAutospacing="1"/>
        <w:jc w:val="both"/>
        <w:rPr>
          <w:lang w:bidi="gu-IN"/>
        </w:rPr>
        <w:sectPr w:rsidR="00FC393F" w:rsidSect="00940846">
          <w:headerReference w:type="default" r:id="rId29"/>
          <w:footerReference w:type="default" r:id="rId30"/>
          <w:pgSz w:w="11906" w:h="16838" w:code="9"/>
          <w:pgMar w:top="1440" w:right="1440" w:bottom="1440" w:left="2160" w:header="720" w:footer="720" w:gutter="0"/>
          <w:cols w:space="720"/>
          <w:docGrid w:linePitch="360"/>
        </w:sectPr>
      </w:pPr>
    </w:p>
    <w:p w14:paraId="0434BEDC" w14:textId="768AA6D4" w:rsidR="00DD3880" w:rsidRDefault="00DD3880" w:rsidP="00DD3880">
      <w:pPr>
        <w:suppressAutoHyphens w:val="0"/>
        <w:spacing w:before="100" w:beforeAutospacing="1" w:after="100" w:afterAutospacing="1"/>
        <w:jc w:val="both"/>
        <w:rPr>
          <w:lang w:bidi="gu-IN"/>
        </w:rPr>
      </w:pPr>
    </w:p>
    <w:p w14:paraId="3D0C1FA7" w14:textId="4E25EBE8" w:rsidR="008B4F10" w:rsidRPr="00DE4273" w:rsidRDefault="000A01BE" w:rsidP="00C51045">
      <w:pPr>
        <w:suppressAutoHyphens w:val="0"/>
        <w:spacing w:before="100" w:beforeAutospacing="1" w:after="100" w:afterAutospacing="1"/>
        <w:jc w:val="both"/>
        <w:rPr>
          <w:b/>
          <w:bCs/>
          <w:sz w:val="32"/>
          <w:szCs w:val="32"/>
          <w:u w:val="single"/>
          <w:lang w:bidi="gu-IN"/>
        </w:rPr>
      </w:pPr>
      <w:r w:rsidRPr="00DE4273">
        <w:rPr>
          <w:b/>
          <w:bCs/>
          <w:sz w:val="32"/>
          <w:szCs w:val="32"/>
          <w:u w:val="single"/>
        </w:rPr>
        <w:t>6</w:t>
      </w:r>
      <w:r w:rsidR="00DE4273" w:rsidRPr="00DE4273">
        <w:rPr>
          <w:b/>
          <w:bCs/>
          <w:sz w:val="32"/>
          <w:szCs w:val="32"/>
          <w:u w:val="single"/>
        </w:rPr>
        <w:t>.</w:t>
      </w:r>
      <w:r w:rsidR="008B4F10" w:rsidRPr="00DE4273">
        <w:rPr>
          <w:b/>
          <w:bCs/>
          <w:sz w:val="32"/>
          <w:szCs w:val="32"/>
          <w:u w:val="single"/>
        </w:rPr>
        <w:t xml:space="preserve"> TESTING</w:t>
      </w:r>
    </w:p>
    <w:p w14:paraId="34A7B7D0" w14:textId="7773F712" w:rsidR="008B4F10" w:rsidRDefault="008B4F10" w:rsidP="00C51045">
      <w:pPr>
        <w:suppressAutoHyphens w:val="0"/>
        <w:spacing w:before="100" w:beforeAutospacing="1" w:after="100" w:afterAutospacing="1"/>
        <w:jc w:val="both"/>
        <w:rPr>
          <w:b/>
          <w:bCs/>
          <w:sz w:val="28"/>
          <w:szCs w:val="28"/>
          <w:lang w:bidi="gu-IN"/>
        </w:rPr>
      </w:pPr>
      <w:r>
        <w:rPr>
          <w:b/>
          <w:bCs/>
          <w:sz w:val="28"/>
          <w:szCs w:val="28"/>
          <w:lang w:bidi="gu-IN"/>
        </w:rPr>
        <w:tab/>
      </w:r>
      <w:r w:rsidR="000A01BE">
        <w:rPr>
          <w:b/>
          <w:bCs/>
          <w:sz w:val="28"/>
          <w:szCs w:val="28"/>
        </w:rPr>
        <w:t>6</w:t>
      </w:r>
      <w:r w:rsidRPr="008B4F10">
        <w:rPr>
          <w:b/>
          <w:bCs/>
          <w:sz w:val="28"/>
          <w:szCs w:val="28"/>
        </w:rPr>
        <w:t>.1 TESTING PLAN</w:t>
      </w:r>
    </w:p>
    <w:p w14:paraId="5C8216C7" w14:textId="383B135D" w:rsidR="00700693" w:rsidRPr="00700693" w:rsidRDefault="00700693" w:rsidP="00C51045">
      <w:pPr>
        <w:pStyle w:val="NormalWeb"/>
        <w:ind w:left="720"/>
        <w:jc w:val="both"/>
      </w:pPr>
      <w:r w:rsidRPr="00700693">
        <w:t>The testing plan is designed to verify that all functional requirements (FR-01 to FR-45) are met before the system is deployed for the placement season . The plan involves:</w:t>
      </w:r>
    </w:p>
    <w:p w14:paraId="05B0C9AE" w14:textId="77777777" w:rsidR="00700693" w:rsidRPr="00700693" w:rsidRDefault="00700693" w:rsidP="00C51045">
      <w:pPr>
        <w:numPr>
          <w:ilvl w:val="0"/>
          <w:numId w:val="20"/>
        </w:numPr>
        <w:suppressAutoHyphens w:val="0"/>
        <w:spacing w:before="100" w:beforeAutospacing="1" w:after="100" w:afterAutospacing="1"/>
        <w:jc w:val="both"/>
        <w:rPr>
          <w:lang w:bidi="gu-IN"/>
        </w:rPr>
      </w:pPr>
      <w:r w:rsidRPr="00700693">
        <w:rPr>
          <w:b/>
          <w:bCs/>
          <w:lang w:bidi="gu-IN"/>
        </w:rPr>
        <w:t>Unit Testing:</w:t>
      </w:r>
      <w:r w:rsidRPr="00700693">
        <w:rPr>
          <w:lang w:bidi="gu-IN"/>
        </w:rPr>
        <w:t xml:space="preserve"> Testing individual Spring Boot services and React components.</w:t>
      </w:r>
    </w:p>
    <w:p w14:paraId="6A35D593" w14:textId="77777777" w:rsidR="00700693" w:rsidRPr="00700693" w:rsidRDefault="00700693" w:rsidP="00C51045">
      <w:pPr>
        <w:numPr>
          <w:ilvl w:val="0"/>
          <w:numId w:val="20"/>
        </w:numPr>
        <w:suppressAutoHyphens w:val="0"/>
        <w:spacing w:before="100" w:beforeAutospacing="1" w:after="100" w:afterAutospacing="1"/>
        <w:jc w:val="both"/>
        <w:rPr>
          <w:lang w:bidi="gu-IN"/>
        </w:rPr>
      </w:pPr>
      <w:r w:rsidRPr="00700693">
        <w:rPr>
          <w:b/>
          <w:bCs/>
          <w:lang w:bidi="gu-IN"/>
        </w:rPr>
        <w:t>Integration Testing:</w:t>
      </w:r>
      <w:r w:rsidRPr="00700693">
        <w:rPr>
          <w:lang w:bidi="gu-IN"/>
        </w:rPr>
        <w:t xml:space="preserve"> Ensuring the backend API correctly communicates with the MySQL database and the React frontend .</w:t>
      </w:r>
    </w:p>
    <w:p w14:paraId="2E4F5F8A" w14:textId="77777777" w:rsidR="00700693" w:rsidRDefault="00700693" w:rsidP="00C51045">
      <w:pPr>
        <w:numPr>
          <w:ilvl w:val="0"/>
          <w:numId w:val="20"/>
        </w:numPr>
        <w:suppressAutoHyphens w:val="0"/>
        <w:spacing w:before="100" w:beforeAutospacing="1" w:after="100" w:afterAutospacing="1"/>
        <w:jc w:val="both"/>
        <w:rPr>
          <w:lang w:bidi="gu-IN"/>
        </w:rPr>
      </w:pPr>
      <w:r w:rsidRPr="00700693">
        <w:rPr>
          <w:b/>
          <w:bCs/>
          <w:lang w:bidi="gu-IN"/>
        </w:rPr>
        <w:t>User Acceptance Testing (UAT):</w:t>
      </w:r>
      <w:r w:rsidRPr="00700693">
        <w:rPr>
          <w:lang w:bidi="gu-IN"/>
        </w:rPr>
        <w:t xml:space="preserve"> Verifying the portal meets the needs of both TPOs and Students .</w:t>
      </w:r>
    </w:p>
    <w:p w14:paraId="7A66A5D2" w14:textId="77777777" w:rsidR="00700693" w:rsidRDefault="00700693" w:rsidP="00C51045">
      <w:pPr>
        <w:suppressAutoHyphens w:val="0"/>
        <w:spacing w:before="100" w:beforeAutospacing="1" w:after="100" w:afterAutospacing="1"/>
        <w:ind w:left="720"/>
        <w:jc w:val="both"/>
        <w:rPr>
          <w:b/>
          <w:bCs/>
          <w:lang w:bidi="gu-IN"/>
        </w:rPr>
      </w:pPr>
    </w:p>
    <w:p w14:paraId="4C4168EF" w14:textId="70EB0F39" w:rsidR="00700693" w:rsidRDefault="000A01BE" w:rsidP="00C51045">
      <w:pPr>
        <w:suppressAutoHyphens w:val="0"/>
        <w:spacing w:before="100" w:beforeAutospacing="1" w:after="100" w:afterAutospacing="1"/>
        <w:ind w:left="720"/>
        <w:jc w:val="both"/>
        <w:rPr>
          <w:b/>
          <w:bCs/>
          <w:sz w:val="28"/>
          <w:szCs w:val="28"/>
          <w:lang w:bidi="gu-IN"/>
        </w:rPr>
      </w:pPr>
      <w:r>
        <w:rPr>
          <w:b/>
          <w:bCs/>
          <w:sz w:val="28"/>
          <w:szCs w:val="28"/>
        </w:rPr>
        <w:t>6</w:t>
      </w:r>
      <w:r w:rsidR="00700693" w:rsidRPr="00700693">
        <w:rPr>
          <w:b/>
          <w:bCs/>
          <w:sz w:val="28"/>
          <w:szCs w:val="28"/>
        </w:rPr>
        <w:t>.2 TESTING STRATEGY</w:t>
      </w:r>
    </w:p>
    <w:p w14:paraId="6CF5ED0B" w14:textId="77777777" w:rsidR="00830315" w:rsidRPr="00830315" w:rsidRDefault="00830315" w:rsidP="00C51045">
      <w:pPr>
        <w:suppressAutoHyphens w:val="0"/>
        <w:spacing w:before="100" w:beforeAutospacing="1" w:after="100" w:afterAutospacing="1"/>
        <w:ind w:firstLine="720"/>
        <w:jc w:val="both"/>
        <w:rPr>
          <w:lang w:bidi="gu-IN"/>
        </w:rPr>
      </w:pPr>
      <w:r w:rsidRPr="00830315">
        <w:rPr>
          <w:lang w:bidi="gu-IN"/>
        </w:rPr>
        <w:t xml:space="preserve">The strategy focuses on a </w:t>
      </w:r>
      <w:r w:rsidRPr="00830315">
        <w:rPr>
          <w:b/>
          <w:bCs/>
          <w:lang w:bidi="gu-IN"/>
        </w:rPr>
        <w:t>Risk-Based Approach</w:t>
      </w:r>
      <w:r w:rsidRPr="00830315">
        <w:rPr>
          <w:lang w:bidi="gu-IN"/>
        </w:rPr>
        <w:t>, prioritizing critical features:</w:t>
      </w:r>
    </w:p>
    <w:p w14:paraId="3193A4AD" w14:textId="77777777" w:rsidR="00830315" w:rsidRPr="00830315" w:rsidRDefault="00830315" w:rsidP="00C51045">
      <w:pPr>
        <w:numPr>
          <w:ilvl w:val="0"/>
          <w:numId w:val="21"/>
        </w:numPr>
        <w:suppressAutoHyphens w:val="0"/>
        <w:spacing w:before="100" w:beforeAutospacing="1" w:after="100" w:afterAutospacing="1"/>
        <w:jc w:val="both"/>
        <w:rPr>
          <w:lang w:bidi="gu-IN"/>
        </w:rPr>
      </w:pPr>
      <w:r w:rsidRPr="00830315">
        <w:rPr>
          <w:b/>
          <w:bCs/>
          <w:lang w:bidi="gu-IN"/>
        </w:rPr>
        <w:t>Security First:</w:t>
      </w:r>
      <w:r w:rsidRPr="00830315">
        <w:rPr>
          <w:lang w:bidi="gu-IN"/>
        </w:rPr>
        <w:t xml:space="preserve"> Validating that OTP-based verification is mandatory and role-based access prevents students from seeing TPO data .</w:t>
      </w:r>
    </w:p>
    <w:p w14:paraId="08215DFD" w14:textId="77777777" w:rsidR="00830315" w:rsidRPr="00830315" w:rsidRDefault="00830315" w:rsidP="00C51045">
      <w:pPr>
        <w:numPr>
          <w:ilvl w:val="0"/>
          <w:numId w:val="21"/>
        </w:numPr>
        <w:suppressAutoHyphens w:val="0"/>
        <w:spacing w:before="100" w:beforeAutospacing="1" w:after="100" w:afterAutospacing="1"/>
        <w:jc w:val="both"/>
        <w:rPr>
          <w:lang w:bidi="gu-IN"/>
        </w:rPr>
      </w:pPr>
      <w:r w:rsidRPr="00830315">
        <w:rPr>
          <w:b/>
          <w:bCs/>
          <w:lang w:bidi="gu-IN"/>
        </w:rPr>
        <w:t>Eligibility Accuracy:</w:t>
      </w:r>
      <w:r w:rsidRPr="00830315">
        <w:rPr>
          <w:lang w:bidi="gu-IN"/>
        </w:rPr>
        <w:t xml:space="preserve"> Rigorous testing of the "Green/Red" eligibility engine to ensure students are correctly filtered.</w:t>
      </w:r>
    </w:p>
    <w:p w14:paraId="031F5DEC" w14:textId="77777777" w:rsidR="00830315" w:rsidRDefault="00830315" w:rsidP="00C51045">
      <w:pPr>
        <w:numPr>
          <w:ilvl w:val="0"/>
          <w:numId w:val="21"/>
        </w:numPr>
        <w:suppressAutoHyphens w:val="0"/>
        <w:spacing w:before="100" w:beforeAutospacing="1" w:after="100" w:afterAutospacing="1"/>
        <w:jc w:val="both"/>
        <w:rPr>
          <w:lang w:bidi="gu-IN"/>
        </w:rPr>
      </w:pPr>
      <w:r w:rsidRPr="00830315">
        <w:rPr>
          <w:b/>
          <w:bCs/>
          <w:lang w:bidi="gu-IN"/>
        </w:rPr>
        <w:t>Data Integrity:</w:t>
      </w:r>
      <w:r w:rsidRPr="00830315">
        <w:rPr>
          <w:lang w:bidi="gu-IN"/>
        </w:rPr>
        <w:t xml:space="preserve"> Ensuring that once a student is marked "Placed," the system successfully restricts them from further applications .</w:t>
      </w:r>
    </w:p>
    <w:p w14:paraId="2C4506B3" w14:textId="77777777" w:rsidR="00830315" w:rsidRDefault="00830315" w:rsidP="00C51045">
      <w:pPr>
        <w:suppressAutoHyphens w:val="0"/>
        <w:spacing w:before="100" w:beforeAutospacing="1" w:after="100" w:afterAutospacing="1"/>
        <w:ind w:left="720"/>
        <w:jc w:val="both"/>
        <w:rPr>
          <w:b/>
          <w:bCs/>
          <w:lang w:bidi="gu-IN"/>
        </w:rPr>
      </w:pPr>
    </w:p>
    <w:p w14:paraId="771B6B68" w14:textId="03E4F63A" w:rsidR="00830315" w:rsidRDefault="000A01BE" w:rsidP="00C51045">
      <w:pPr>
        <w:suppressAutoHyphens w:val="0"/>
        <w:spacing w:before="100" w:beforeAutospacing="1" w:after="100" w:afterAutospacing="1"/>
        <w:ind w:left="720"/>
        <w:jc w:val="both"/>
        <w:rPr>
          <w:b/>
          <w:bCs/>
          <w:sz w:val="28"/>
          <w:szCs w:val="28"/>
          <w:lang w:bidi="gu-IN"/>
        </w:rPr>
      </w:pPr>
      <w:r>
        <w:rPr>
          <w:b/>
          <w:bCs/>
          <w:sz w:val="28"/>
          <w:szCs w:val="28"/>
        </w:rPr>
        <w:t>6</w:t>
      </w:r>
      <w:r w:rsidR="00060DD1" w:rsidRPr="00060DD1">
        <w:rPr>
          <w:b/>
          <w:bCs/>
          <w:sz w:val="28"/>
          <w:szCs w:val="28"/>
        </w:rPr>
        <w:t>.3 TESTING METHODS</w:t>
      </w:r>
    </w:p>
    <w:p w14:paraId="6A8239AC" w14:textId="77777777" w:rsidR="00060DD1" w:rsidRDefault="00060DD1" w:rsidP="00C51045">
      <w:pPr>
        <w:pStyle w:val="NormalWeb"/>
        <w:ind w:left="720"/>
        <w:jc w:val="both"/>
      </w:pPr>
      <w:r>
        <w:rPr>
          <w:rFonts w:hAnsi="Symbol"/>
        </w:rPr>
        <w:t></w:t>
      </w:r>
      <w:r>
        <w:t xml:space="preserve">  </w:t>
      </w:r>
      <w:r>
        <w:rPr>
          <w:rStyle w:val="citation-498"/>
          <w:b/>
          <w:bCs/>
        </w:rPr>
        <w:t>Black Box Testing:</w:t>
      </w:r>
      <w:r>
        <w:rPr>
          <w:rStyle w:val="citation-498"/>
        </w:rPr>
        <w:t xml:space="preserve"> Testing the UI functionality (login, resume upload, applying for drives) without looking at the internal code</w:t>
      </w:r>
      <w:r>
        <w:t>.</w:t>
      </w:r>
    </w:p>
    <w:p w14:paraId="20EB6A28" w14:textId="77777777" w:rsidR="00060DD1" w:rsidRDefault="00060DD1" w:rsidP="00C51045">
      <w:pPr>
        <w:pStyle w:val="NormalWeb"/>
        <w:ind w:left="720"/>
        <w:jc w:val="both"/>
      </w:pPr>
      <w:r>
        <w:rPr>
          <w:rFonts w:hAnsi="Symbol"/>
        </w:rPr>
        <w:t></w:t>
      </w:r>
      <w:r>
        <w:t xml:space="preserve">  </w:t>
      </w:r>
      <w:r>
        <w:rPr>
          <w:rStyle w:val="citation-497"/>
          <w:rFonts w:eastAsiaTheme="majorEastAsia"/>
          <w:b/>
          <w:bCs/>
        </w:rPr>
        <w:t>White Box Testing:</w:t>
      </w:r>
      <w:r>
        <w:rPr>
          <w:rStyle w:val="citation-497"/>
          <w:rFonts w:eastAsiaTheme="majorEastAsia"/>
        </w:rPr>
        <w:t xml:space="preserve"> Reviewing the internal Java logic, specifically for complex database relationships and the eligibility algorithm</w:t>
      </w:r>
      <w:r>
        <w:t>.</w:t>
      </w:r>
    </w:p>
    <w:p w14:paraId="02543EE0" w14:textId="77777777" w:rsidR="00060DD1" w:rsidRDefault="00060DD1" w:rsidP="00C51045">
      <w:pPr>
        <w:pStyle w:val="NormalWeb"/>
        <w:ind w:left="720"/>
        <w:jc w:val="both"/>
      </w:pPr>
      <w:r>
        <w:rPr>
          <w:rFonts w:hAnsi="Symbol"/>
        </w:rPr>
        <w:t></w:t>
      </w:r>
      <w:r>
        <w:t xml:space="preserve">  </w:t>
      </w:r>
      <w:r>
        <w:rPr>
          <w:rStyle w:val="citation-496"/>
          <w:b/>
          <w:bCs/>
        </w:rPr>
        <w:t>System Testing:</w:t>
      </w:r>
      <w:r>
        <w:rPr>
          <w:rStyle w:val="citation-496"/>
        </w:rPr>
        <w:t xml:space="preserve"> Testing the end-to-end flow from "Drive Creation" by a TPO to "Final Result Selection" for a student </w:t>
      </w:r>
      <w:r>
        <w:t>.</w:t>
      </w:r>
    </w:p>
    <w:p w14:paraId="6428EA28" w14:textId="77777777" w:rsidR="00060DD1" w:rsidRDefault="00060DD1" w:rsidP="00C51045">
      <w:pPr>
        <w:pStyle w:val="NormalWeb"/>
        <w:ind w:left="720"/>
        <w:jc w:val="both"/>
      </w:pPr>
    </w:p>
    <w:p w14:paraId="5D8C6322" w14:textId="77777777" w:rsidR="00787E0C" w:rsidRDefault="00787E0C" w:rsidP="00060DD1">
      <w:pPr>
        <w:pStyle w:val="NormalWeb"/>
        <w:ind w:left="720"/>
      </w:pPr>
    </w:p>
    <w:p w14:paraId="119ED9EA" w14:textId="77777777" w:rsidR="00787E0C" w:rsidRDefault="00787E0C" w:rsidP="00060DD1">
      <w:pPr>
        <w:pStyle w:val="NormalWeb"/>
        <w:ind w:left="720"/>
      </w:pPr>
    </w:p>
    <w:p w14:paraId="14FAC1AC" w14:textId="77777777" w:rsidR="00787E0C" w:rsidRDefault="00787E0C" w:rsidP="00C51045">
      <w:pPr>
        <w:pStyle w:val="NormalWeb"/>
      </w:pPr>
    </w:p>
    <w:p w14:paraId="30EA2660" w14:textId="4044F07D" w:rsidR="00060DD1" w:rsidRDefault="000A01BE" w:rsidP="00C51045">
      <w:pPr>
        <w:pStyle w:val="NormalWeb"/>
        <w:ind w:left="720"/>
        <w:jc w:val="both"/>
        <w:rPr>
          <w:b/>
          <w:bCs/>
          <w:sz w:val="28"/>
          <w:szCs w:val="28"/>
        </w:rPr>
      </w:pPr>
      <w:r>
        <w:rPr>
          <w:b/>
          <w:bCs/>
          <w:sz w:val="28"/>
          <w:szCs w:val="28"/>
        </w:rPr>
        <w:t>6</w:t>
      </w:r>
      <w:r w:rsidR="00BE461B" w:rsidRPr="00BE461B">
        <w:rPr>
          <w:b/>
          <w:bCs/>
          <w:sz w:val="28"/>
          <w:szCs w:val="28"/>
        </w:rPr>
        <w:t>.4 TEST CASES</w:t>
      </w:r>
    </w:p>
    <w:p w14:paraId="30EFE790" w14:textId="127C5FBA" w:rsidR="00BE461B" w:rsidRDefault="00BE461B" w:rsidP="00C51045">
      <w:pPr>
        <w:pStyle w:val="NormalWeb"/>
        <w:ind w:left="720"/>
        <w:jc w:val="both"/>
        <w:rPr>
          <w:b/>
          <w:bCs/>
          <w:sz w:val="28"/>
          <w:szCs w:val="28"/>
        </w:rPr>
      </w:pPr>
      <w:r>
        <w:rPr>
          <w:b/>
          <w:bCs/>
          <w:sz w:val="28"/>
          <w:szCs w:val="28"/>
        </w:rPr>
        <w:tab/>
      </w:r>
      <w:r w:rsidR="000A01BE">
        <w:rPr>
          <w:b/>
          <w:bCs/>
          <w:sz w:val="28"/>
          <w:szCs w:val="28"/>
        </w:rPr>
        <w:t>6</w:t>
      </w:r>
      <w:r w:rsidR="00F65E31" w:rsidRPr="00F65E31">
        <w:rPr>
          <w:b/>
          <w:bCs/>
          <w:sz w:val="28"/>
          <w:szCs w:val="28"/>
        </w:rPr>
        <w:t>.4.1 PURPOSE</w:t>
      </w:r>
    </w:p>
    <w:p w14:paraId="52DADF9D" w14:textId="309AAFBB" w:rsidR="7F6D3E48" w:rsidRDefault="7F6D3E48" w:rsidP="00C51045">
      <w:pPr>
        <w:pStyle w:val="NormalWeb"/>
        <w:ind w:left="1440"/>
        <w:jc w:val="both"/>
        <w:rPr>
          <w:b/>
          <w:bCs/>
          <w:sz w:val="28"/>
          <w:szCs w:val="28"/>
        </w:rPr>
      </w:pPr>
      <w:r>
        <w:t>The purpose of these test cases is to validate the core functionality of the placement lifecycle, ensuring no technical errors occur during high-stakes recruitment events.</w:t>
      </w:r>
    </w:p>
    <w:p w14:paraId="54745459" w14:textId="3813BD41" w:rsidR="7F6D3E48" w:rsidRDefault="000A01BE" w:rsidP="00C51045">
      <w:pPr>
        <w:pStyle w:val="NormalWeb"/>
        <w:ind w:left="720" w:firstLine="720"/>
        <w:jc w:val="both"/>
        <w:rPr>
          <w:b/>
          <w:bCs/>
          <w:sz w:val="28"/>
          <w:szCs w:val="28"/>
        </w:rPr>
      </w:pPr>
      <w:r>
        <w:rPr>
          <w:b/>
          <w:bCs/>
          <w:sz w:val="28"/>
          <w:szCs w:val="28"/>
        </w:rPr>
        <w:t>6</w:t>
      </w:r>
      <w:r w:rsidR="7F6D3E48" w:rsidRPr="7F6D3E48">
        <w:rPr>
          <w:b/>
          <w:bCs/>
          <w:sz w:val="28"/>
          <w:szCs w:val="28"/>
        </w:rPr>
        <w:t>.4.2 Required Input</w:t>
      </w:r>
    </w:p>
    <w:p w14:paraId="176201F0" w14:textId="7564EB13" w:rsidR="7F6D3E48" w:rsidRDefault="7F6D3E48" w:rsidP="00C51045">
      <w:pPr>
        <w:pStyle w:val="ListParagraph"/>
        <w:numPr>
          <w:ilvl w:val="2"/>
          <w:numId w:val="8"/>
        </w:numPr>
        <w:spacing w:before="240" w:after="240"/>
        <w:jc w:val="both"/>
      </w:pPr>
      <w:r w:rsidRPr="7F6D3E48">
        <w:rPr>
          <w:b/>
          <w:bCs/>
        </w:rPr>
        <w:t>User Registration &amp; Authentication:</w:t>
      </w:r>
      <w:r w:rsidRPr="7F6D3E48">
        <w:t xml:space="preserve"> Institutional email address (</w:t>
      </w:r>
      <w:hyperlink r:id="rId31">
        <w:r w:rsidRPr="7F6D3E48">
          <w:rPr>
            <w:rStyle w:val="Hyperlink"/>
            <w:rFonts w:ascii="Consolas" w:eastAsia="Consolas" w:hAnsi="Consolas" w:cs="Consolas"/>
          </w:rPr>
          <w:t>@ddu.ac.in</w:t>
        </w:r>
      </w:hyperlink>
      <w:r w:rsidRPr="7F6D3E48">
        <w:t>), full name, mobile number, and a secure password. For secondary verification, a 6-digit numeric OTP is required.</w:t>
      </w:r>
    </w:p>
    <w:p w14:paraId="4B2F2DFB" w14:textId="0ABCABF6" w:rsidR="7F6D3E48" w:rsidRDefault="7F6D3E48" w:rsidP="00C51045">
      <w:pPr>
        <w:pStyle w:val="ListParagraph"/>
        <w:spacing w:before="240" w:after="240"/>
        <w:ind w:left="2160"/>
        <w:jc w:val="both"/>
      </w:pPr>
    </w:p>
    <w:p w14:paraId="4F3F1B08" w14:textId="30966DBE" w:rsidR="7F6D3E48" w:rsidRDefault="7F6D3E48" w:rsidP="00C51045">
      <w:pPr>
        <w:pStyle w:val="ListParagraph"/>
        <w:numPr>
          <w:ilvl w:val="2"/>
          <w:numId w:val="8"/>
        </w:numPr>
        <w:spacing w:before="240" w:after="240"/>
        <w:jc w:val="both"/>
      </w:pPr>
      <w:r w:rsidRPr="7F6D3E48">
        <w:rPr>
          <w:b/>
          <w:bCs/>
        </w:rPr>
        <w:t>Student Profile Management:</w:t>
      </w:r>
      <w:r w:rsidRPr="7F6D3E48">
        <w:t xml:space="preserve"> Personal academic details including 10th percentage, 12th percentage, current CPI, and career preferences.</w:t>
      </w:r>
    </w:p>
    <w:p w14:paraId="1BC36D50" w14:textId="6D8B0F10" w:rsidR="7F6D3E48" w:rsidRDefault="7F6D3E48" w:rsidP="00C51045">
      <w:pPr>
        <w:pStyle w:val="ListParagraph"/>
        <w:spacing w:before="240" w:after="240"/>
        <w:ind w:left="2160"/>
        <w:jc w:val="both"/>
      </w:pPr>
    </w:p>
    <w:p w14:paraId="59FBDE5B" w14:textId="5C0C0542" w:rsidR="7F6D3E48" w:rsidRDefault="7F6D3E48" w:rsidP="00C51045">
      <w:pPr>
        <w:pStyle w:val="ListParagraph"/>
        <w:numPr>
          <w:ilvl w:val="2"/>
          <w:numId w:val="8"/>
        </w:numPr>
        <w:spacing w:before="240" w:after="240"/>
        <w:jc w:val="both"/>
      </w:pPr>
      <w:r w:rsidRPr="7F6D3E48">
        <w:rPr>
          <w:b/>
          <w:bCs/>
        </w:rPr>
        <w:t>Resume Management:</w:t>
      </w:r>
      <w:r w:rsidRPr="7F6D3E48">
        <w:t xml:space="preserve"> Student must provide a professional resume file strictly in </w:t>
      </w:r>
      <w:r w:rsidRPr="7F6D3E48">
        <w:rPr>
          <w:b/>
          <w:bCs/>
        </w:rPr>
        <w:t>PDF format</w:t>
      </w:r>
      <w:r w:rsidRPr="7F6D3E48">
        <w:t>.</w:t>
      </w:r>
    </w:p>
    <w:p w14:paraId="3AFF5BB7" w14:textId="50B0BC02" w:rsidR="7F6D3E48" w:rsidRDefault="7F6D3E48" w:rsidP="00C51045">
      <w:pPr>
        <w:pStyle w:val="ListParagraph"/>
        <w:spacing w:before="240" w:after="240"/>
        <w:ind w:left="2160"/>
        <w:jc w:val="both"/>
      </w:pPr>
    </w:p>
    <w:p w14:paraId="6285E12D" w14:textId="4B87F87A" w:rsidR="7F6D3E48" w:rsidRDefault="7F6D3E48" w:rsidP="00C51045">
      <w:pPr>
        <w:pStyle w:val="ListParagraph"/>
        <w:numPr>
          <w:ilvl w:val="2"/>
          <w:numId w:val="8"/>
        </w:numPr>
        <w:spacing w:before="240" w:after="240"/>
        <w:jc w:val="both"/>
      </w:pPr>
      <w:r w:rsidRPr="7F6D3E48">
        <w:rPr>
          <w:b/>
          <w:bCs/>
        </w:rPr>
        <w:t>Job Drive Creation:</w:t>
      </w:r>
      <w:r w:rsidRPr="7F6D3E48">
        <w:t xml:space="preserve"> Training &amp; Placement Officers (TPOs) must input the Company name, recruitment date, job description, and specific eligibility rules (CPI and percentage cut-offs).</w:t>
      </w:r>
    </w:p>
    <w:p w14:paraId="2421FEC0" w14:textId="4E414F77" w:rsidR="7F6D3E48" w:rsidRDefault="7F6D3E48" w:rsidP="00C51045">
      <w:pPr>
        <w:pStyle w:val="ListParagraph"/>
        <w:spacing w:before="240" w:after="240"/>
        <w:ind w:left="2160"/>
        <w:jc w:val="both"/>
      </w:pPr>
    </w:p>
    <w:p w14:paraId="365CD1B0" w14:textId="228DA864" w:rsidR="7F6D3E48" w:rsidRDefault="7F6D3E48" w:rsidP="00C51045">
      <w:pPr>
        <w:pStyle w:val="ListParagraph"/>
        <w:numPr>
          <w:ilvl w:val="2"/>
          <w:numId w:val="8"/>
        </w:numPr>
        <w:spacing w:before="240" w:after="240"/>
        <w:jc w:val="both"/>
      </w:pPr>
      <w:r w:rsidRPr="7F6D3E48">
        <w:rPr>
          <w:b/>
          <w:bCs/>
        </w:rPr>
        <w:t>Resume Feedback:</w:t>
      </w:r>
      <w:r w:rsidRPr="7F6D3E48">
        <w:t xml:space="preserve"> TPOs provide text-based formal comments or suggestions regarding the quality and content of a student's uploaded resume.</w:t>
      </w:r>
    </w:p>
    <w:p w14:paraId="6061A86F" w14:textId="1883297E" w:rsidR="7F6D3E48" w:rsidRDefault="7F6D3E48" w:rsidP="00C51045">
      <w:pPr>
        <w:pStyle w:val="ListParagraph"/>
        <w:spacing w:before="240" w:after="240"/>
        <w:ind w:left="2160"/>
        <w:jc w:val="both"/>
      </w:pPr>
    </w:p>
    <w:p w14:paraId="3A875D38" w14:textId="46AA8ACE" w:rsidR="7F6D3E48" w:rsidRDefault="7F6D3E48" w:rsidP="00C51045">
      <w:pPr>
        <w:pStyle w:val="ListParagraph"/>
        <w:numPr>
          <w:ilvl w:val="2"/>
          <w:numId w:val="8"/>
        </w:numPr>
        <w:spacing w:before="240" w:after="240"/>
        <w:jc w:val="both"/>
      </w:pPr>
      <w:r w:rsidRPr="7F6D3E48">
        <w:rPr>
          <w:b/>
          <w:bCs/>
        </w:rPr>
        <w:t>Application Submission:</w:t>
      </w:r>
      <w:r w:rsidRPr="7F6D3E48">
        <w:t xml:space="preserve"> Students must manually select and click the "Apply" button for drives where they meet the system-validated eligibility criteria.</w:t>
      </w:r>
    </w:p>
    <w:p w14:paraId="1DA28E19" w14:textId="405EAAF1" w:rsidR="7F6D3E48" w:rsidRDefault="7F6D3E48" w:rsidP="00C51045">
      <w:pPr>
        <w:pStyle w:val="ListParagraph"/>
        <w:spacing w:before="240" w:after="240"/>
        <w:ind w:left="2160"/>
        <w:jc w:val="both"/>
      </w:pPr>
    </w:p>
    <w:p w14:paraId="2149B793" w14:textId="0DB1B8E7" w:rsidR="7F6D3E48" w:rsidRDefault="7F6D3E48" w:rsidP="00C51045">
      <w:pPr>
        <w:pStyle w:val="ListParagraph"/>
        <w:numPr>
          <w:ilvl w:val="2"/>
          <w:numId w:val="8"/>
        </w:numPr>
        <w:spacing w:before="240" w:after="240"/>
        <w:jc w:val="both"/>
      </w:pPr>
      <w:r w:rsidRPr="7F6D3E48">
        <w:rPr>
          <w:b/>
          <w:bCs/>
        </w:rPr>
        <w:t>Result Publishing:</w:t>
      </w:r>
      <w:r w:rsidRPr="7F6D3E48">
        <w:t xml:space="preserve"> TPOs must input the final selection status (Selected/Rejected) for each applicant and, where applicable, the offered CTC (LPA).</w:t>
      </w:r>
    </w:p>
    <w:p w14:paraId="182AEEA0" w14:textId="0AFDD044" w:rsidR="7F6D3E48" w:rsidRDefault="7F6D3E48" w:rsidP="00C51045">
      <w:pPr>
        <w:pStyle w:val="ListParagraph"/>
        <w:spacing w:before="240" w:after="240"/>
        <w:ind w:left="2160"/>
        <w:jc w:val="both"/>
      </w:pPr>
    </w:p>
    <w:p w14:paraId="4AAFD858" w14:textId="68E6546A" w:rsidR="7F6D3E48" w:rsidRDefault="7F6D3E48" w:rsidP="00C51045">
      <w:pPr>
        <w:pStyle w:val="ListParagraph"/>
        <w:numPr>
          <w:ilvl w:val="2"/>
          <w:numId w:val="8"/>
        </w:numPr>
        <w:spacing w:before="240" w:after="240"/>
        <w:jc w:val="both"/>
      </w:pPr>
      <w:r w:rsidRPr="7F6D3E48">
        <w:rPr>
          <w:b/>
          <w:bCs/>
        </w:rPr>
        <w:t>Notifications:</w:t>
      </w:r>
      <w:r w:rsidRPr="7F6D3E48">
        <w:t xml:space="preserve"> TPOs input the message content and select the distribution scope, such as "Public" for all students or "Private/Filtered" for specific shortlisted candidates.</w:t>
      </w:r>
    </w:p>
    <w:p w14:paraId="135BADDB" w14:textId="7EA1B52C" w:rsidR="7F6D3E48" w:rsidRDefault="7F6D3E48" w:rsidP="00C51045">
      <w:pPr>
        <w:pStyle w:val="ListParagraph"/>
        <w:spacing w:before="240" w:after="240"/>
        <w:ind w:left="2160"/>
        <w:jc w:val="both"/>
      </w:pPr>
    </w:p>
    <w:p w14:paraId="3AB16DEC" w14:textId="6C5EF7D5" w:rsidR="7F6D3E48" w:rsidRDefault="7F6D3E48" w:rsidP="00C51045">
      <w:pPr>
        <w:pStyle w:val="ListParagraph"/>
        <w:numPr>
          <w:ilvl w:val="2"/>
          <w:numId w:val="8"/>
        </w:numPr>
        <w:spacing w:before="240" w:after="240"/>
        <w:jc w:val="both"/>
      </w:pPr>
      <w:r w:rsidRPr="7F6D3E48">
        <w:rPr>
          <w:b/>
          <w:bCs/>
        </w:rPr>
        <w:t>System Reports:</w:t>
      </w:r>
      <w:r w:rsidRPr="7F6D3E48">
        <w:t xml:space="preserve"> TPOs select parameters such as the academic year or specific job drive to generate analytics and placement summaries.</w:t>
      </w:r>
    </w:p>
    <w:p w14:paraId="1DB23CF3" w14:textId="77777777" w:rsidR="00DD3880" w:rsidRDefault="00DD3880" w:rsidP="00DD3880">
      <w:pPr>
        <w:pStyle w:val="ListParagraph"/>
      </w:pPr>
    </w:p>
    <w:p w14:paraId="12568ED5" w14:textId="77777777" w:rsidR="00DD3880" w:rsidRDefault="00DD3880" w:rsidP="00DD3880">
      <w:pPr>
        <w:pStyle w:val="ListParagraph"/>
        <w:spacing w:before="240" w:after="240"/>
        <w:ind w:left="2160"/>
        <w:jc w:val="both"/>
      </w:pPr>
    </w:p>
    <w:p w14:paraId="1BC55F97" w14:textId="7C3527D2" w:rsidR="7F6D3E48" w:rsidRDefault="7F6D3E48" w:rsidP="7F6D3E48">
      <w:pPr>
        <w:pStyle w:val="NormalWeb"/>
        <w:ind w:left="720" w:firstLine="720"/>
        <w:rPr>
          <w:b/>
          <w:bCs/>
          <w:sz w:val="28"/>
          <w:szCs w:val="28"/>
        </w:rPr>
      </w:pPr>
    </w:p>
    <w:p w14:paraId="2DB0FC63" w14:textId="66729A17" w:rsidR="7F6D3E48" w:rsidRDefault="000A01BE" w:rsidP="7F6D3E48">
      <w:pPr>
        <w:pStyle w:val="NormalWeb"/>
        <w:ind w:left="720" w:firstLine="720"/>
        <w:rPr>
          <w:b/>
          <w:bCs/>
          <w:sz w:val="28"/>
          <w:szCs w:val="28"/>
        </w:rPr>
      </w:pPr>
      <w:r>
        <w:rPr>
          <w:b/>
          <w:bCs/>
          <w:sz w:val="28"/>
          <w:szCs w:val="28"/>
        </w:rPr>
        <w:t>6</w:t>
      </w:r>
      <w:r w:rsidR="7F6D3E48" w:rsidRPr="7F6D3E48">
        <w:rPr>
          <w:b/>
          <w:bCs/>
          <w:sz w:val="28"/>
          <w:szCs w:val="28"/>
        </w:rPr>
        <w:t>.4.3 Expected Result</w:t>
      </w:r>
    </w:p>
    <w:p w14:paraId="6A957295" w14:textId="1BE2DE80" w:rsidR="7F6D3E48" w:rsidRDefault="7F6D3E48" w:rsidP="00C51045">
      <w:pPr>
        <w:pStyle w:val="ListParagraph"/>
        <w:numPr>
          <w:ilvl w:val="2"/>
          <w:numId w:val="8"/>
        </w:numPr>
        <w:spacing w:before="240" w:after="240"/>
        <w:jc w:val="both"/>
      </w:pPr>
      <w:r w:rsidRPr="7F6D3E48">
        <w:rPr>
          <w:b/>
          <w:bCs/>
        </w:rPr>
        <w:t>User Authentication &amp; Registration:</w:t>
      </w:r>
      <w:r w:rsidRPr="7F6D3E48">
        <w:t xml:space="preserve"> The system successfully validates the institutional email and OTP, creating a secure user session and redirecting the user to either the Student or TPO dashboard based on their assigned role.</w:t>
      </w:r>
    </w:p>
    <w:p w14:paraId="7C3498F9" w14:textId="7FDC6898" w:rsidR="7F6D3E48" w:rsidRDefault="7F6D3E48" w:rsidP="00C51045">
      <w:pPr>
        <w:pStyle w:val="ListParagraph"/>
        <w:spacing w:before="240" w:after="240"/>
        <w:ind w:left="2160"/>
        <w:jc w:val="both"/>
      </w:pPr>
    </w:p>
    <w:p w14:paraId="7BDAC710" w14:textId="484FF138" w:rsidR="7F6D3E48" w:rsidRDefault="7F6D3E48" w:rsidP="00C51045">
      <w:pPr>
        <w:pStyle w:val="ListParagraph"/>
        <w:numPr>
          <w:ilvl w:val="2"/>
          <w:numId w:val="8"/>
        </w:numPr>
        <w:spacing w:before="240" w:after="240"/>
        <w:jc w:val="both"/>
      </w:pPr>
      <w:r w:rsidRPr="7F6D3E48">
        <w:rPr>
          <w:b/>
          <w:bCs/>
        </w:rPr>
        <w:t>Profile &amp; Resume Management:</w:t>
      </w:r>
      <w:r w:rsidRPr="7F6D3E48">
        <w:t xml:space="preserve"> Student academic data and PDF resumes are stored in the central database ; uploaded resumes are immediately accessible to TPOs for review and formal feedback.</w:t>
      </w:r>
    </w:p>
    <w:p w14:paraId="7BE2FED4" w14:textId="5D3458C0" w:rsidR="7F6D3E48" w:rsidRDefault="7F6D3E48" w:rsidP="00C51045">
      <w:pPr>
        <w:pStyle w:val="ListParagraph"/>
        <w:spacing w:before="240" w:after="240"/>
        <w:ind w:left="2160"/>
        <w:jc w:val="both"/>
      </w:pPr>
    </w:p>
    <w:p w14:paraId="2F1090A2" w14:textId="76769307" w:rsidR="7F6D3E48" w:rsidRDefault="7F6D3E48" w:rsidP="00C51045">
      <w:pPr>
        <w:pStyle w:val="ListParagraph"/>
        <w:numPr>
          <w:ilvl w:val="2"/>
          <w:numId w:val="8"/>
        </w:numPr>
        <w:spacing w:before="240" w:after="240"/>
        <w:jc w:val="both"/>
      </w:pPr>
      <w:r w:rsidRPr="7F6D3E48">
        <w:rPr>
          <w:b/>
          <w:bCs/>
        </w:rPr>
        <w:t>Job Drive &amp; Eligibility Engine:</w:t>
      </w:r>
      <w:r w:rsidRPr="7F6D3E48">
        <w:t xml:space="preserve"> The portal displays available recruitment events with a visual status indicator—Green if the student meets all CPI and percentage criteria, or Red if they are ineligible.</w:t>
      </w:r>
    </w:p>
    <w:p w14:paraId="09FDB3B4" w14:textId="7BE8C022" w:rsidR="7F6D3E48" w:rsidRDefault="7F6D3E48" w:rsidP="00C51045">
      <w:pPr>
        <w:pStyle w:val="ListParagraph"/>
        <w:spacing w:before="240" w:after="240"/>
        <w:ind w:left="2160"/>
        <w:jc w:val="both"/>
      </w:pPr>
    </w:p>
    <w:p w14:paraId="08217E49" w14:textId="5F578D2C" w:rsidR="7F6D3E48" w:rsidRDefault="7F6D3E48" w:rsidP="00C51045">
      <w:pPr>
        <w:pStyle w:val="ListParagraph"/>
        <w:numPr>
          <w:ilvl w:val="2"/>
          <w:numId w:val="8"/>
        </w:numPr>
        <w:spacing w:before="240" w:after="240"/>
        <w:jc w:val="both"/>
      </w:pPr>
      <w:r w:rsidRPr="7F6D3E48">
        <w:rPr>
          <w:b/>
          <w:bCs/>
        </w:rPr>
        <w:t>Application Tracking:</w:t>
      </w:r>
      <w:r w:rsidRPr="7F6D3E48">
        <w:t xml:space="preserve"> The system records each application and provides real-time status updates to the student, transitioning through stages: Pending → Shortlisted → Selected/Rejected.</w:t>
      </w:r>
    </w:p>
    <w:p w14:paraId="715CDBD9" w14:textId="0DAAC589" w:rsidR="7F6D3E48" w:rsidRDefault="7F6D3E48" w:rsidP="00C51045">
      <w:pPr>
        <w:pStyle w:val="ListParagraph"/>
        <w:spacing w:before="240" w:after="240"/>
        <w:ind w:left="2160"/>
        <w:jc w:val="both"/>
      </w:pPr>
    </w:p>
    <w:p w14:paraId="2BDE0E4C" w14:textId="3D623174" w:rsidR="7F6D3E48" w:rsidRDefault="7F6D3E48" w:rsidP="00C51045">
      <w:pPr>
        <w:pStyle w:val="ListParagraph"/>
        <w:numPr>
          <w:ilvl w:val="2"/>
          <w:numId w:val="8"/>
        </w:numPr>
        <w:spacing w:before="240" w:after="240"/>
        <w:jc w:val="both"/>
      </w:pPr>
      <w:r w:rsidRPr="7F6D3E48">
        <w:rPr>
          <w:b/>
          <w:bCs/>
        </w:rPr>
        <w:t>Placement Restriction (One Job Policy):</w:t>
      </w:r>
      <w:r w:rsidRPr="7F6D3E48">
        <w:t xml:space="preserve"> Once a student is marked as "Selected," the system automatically restricts them from viewing or applying to any new job drives to ensure fair opportunity for others.</w:t>
      </w:r>
    </w:p>
    <w:p w14:paraId="19448140" w14:textId="6AB6C295" w:rsidR="7F6D3E48" w:rsidRDefault="7F6D3E48" w:rsidP="00C51045">
      <w:pPr>
        <w:pStyle w:val="ListParagraph"/>
        <w:spacing w:before="240" w:after="240"/>
        <w:ind w:left="2160"/>
        <w:jc w:val="both"/>
      </w:pPr>
    </w:p>
    <w:p w14:paraId="09C11C48" w14:textId="7418A0AE" w:rsidR="7F6D3E48" w:rsidRDefault="7F6D3E48" w:rsidP="00C51045">
      <w:pPr>
        <w:pStyle w:val="ListParagraph"/>
        <w:numPr>
          <w:ilvl w:val="2"/>
          <w:numId w:val="8"/>
        </w:numPr>
        <w:spacing w:before="240" w:after="240"/>
        <w:jc w:val="both"/>
      </w:pPr>
      <w:r w:rsidRPr="7F6D3E48">
        <w:rPr>
          <w:b/>
          <w:bCs/>
        </w:rPr>
        <w:t>Notification Delivery:</w:t>
      </w:r>
      <w:r w:rsidRPr="7F6D3E48">
        <w:t xml:space="preserve"> Broadcasts appear instantly in the user's Notification Center; private notifications are only visible to the specific students or groups targeted by the TPO.</w:t>
      </w:r>
    </w:p>
    <w:p w14:paraId="5A459AC0" w14:textId="47C78BFB" w:rsidR="7F6D3E48" w:rsidRDefault="7F6D3E48" w:rsidP="00C51045">
      <w:pPr>
        <w:pStyle w:val="ListParagraph"/>
        <w:spacing w:before="240" w:after="240"/>
        <w:ind w:left="2160"/>
        <w:jc w:val="both"/>
      </w:pPr>
    </w:p>
    <w:p w14:paraId="646E5F51" w14:textId="30CC64B9" w:rsidR="7F6D3E48" w:rsidRDefault="7F6D3E48" w:rsidP="00C51045">
      <w:pPr>
        <w:pStyle w:val="ListParagraph"/>
        <w:numPr>
          <w:ilvl w:val="2"/>
          <w:numId w:val="8"/>
        </w:numPr>
        <w:spacing w:before="240" w:after="240"/>
        <w:jc w:val="both"/>
      </w:pPr>
      <w:r w:rsidRPr="7F6D3E48">
        <w:rPr>
          <w:b/>
          <w:bCs/>
        </w:rPr>
        <w:t>Result Publishing &amp; Hall of Fame:</w:t>
      </w:r>
      <w:r w:rsidRPr="7F6D3E48">
        <w:t xml:space="preserve"> Final selection lists are published to the portal, and the "Hall of Fame" section updates to display the names of placed students, which can be downloaded as a PDF.</w:t>
      </w:r>
    </w:p>
    <w:p w14:paraId="0712E9AC" w14:textId="758258A9" w:rsidR="7F6D3E48" w:rsidRDefault="7F6D3E48" w:rsidP="00C51045">
      <w:pPr>
        <w:pStyle w:val="ListParagraph"/>
        <w:spacing w:before="240" w:after="240"/>
        <w:ind w:left="2160"/>
        <w:jc w:val="both"/>
      </w:pPr>
    </w:p>
    <w:p w14:paraId="0CAC6FA2" w14:textId="3085F555" w:rsidR="7F6D3E48" w:rsidRDefault="7F6D3E48" w:rsidP="00C51045">
      <w:pPr>
        <w:pStyle w:val="ListParagraph"/>
        <w:numPr>
          <w:ilvl w:val="2"/>
          <w:numId w:val="8"/>
        </w:numPr>
        <w:spacing w:before="240" w:after="240"/>
        <w:jc w:val="both"/>
      </w:pPr>
      <w:r w:rsidRPr="7F6D3E48">
        <w:rPr>
          <w:b/>
          <w:bCs/>
        </w:rPr>
        <w:t>Administrative Reports:</w:t>
      </w:r>
      <w:r w:rsidRPr="7F6D3E48">
        <w:t xml:space="preserve"> TPOs receive generated visual analytics regarding branch placement statistics and can export detailed student participation data into Excel or PDF formats.</w:t>
      </w:r>
    </w:p>
    <w:p w14:paraId="3F550E79" w14:textId="325DA5D7" w:rsidR="7F6D3E48" w:rsidRDefault="7F6D3E48" w:rsidP="00C51045">
      <w:pPr>
        <w:pStyle w:val="NormalWeb"/>
        <w:ind w:left="2160" w:firstLine="720"/>
        <w:jc w:val="both"/>
        <w:rPr>
          <w:b/>
          <w:bCs/>
          <w:sz w:val="28"/>
          <w:szCs w:val="28"/>
        </w:rPr>
      </w:pPr>
    </w:p>
    <w:p w14:paraId="4478C460" w14:textId="6BCA07F7" w:rsidR="7F6D3E48" w:rsidRDefault="7F6D3E48" w:rsidP="7F6D3E48">
      <w:pPr>
        <w:pStyle w:val="NormalWeb"/>
        <w:ind w:left="1440"/>
        <w:rPr>
          <w:b/>
          <w:bCs/>
        </w:rPr>
      </w:pPr>
    </w:p>
    <w:p w14:paraId="21AF0104" w14:textId="77777777" w:rsidR="00FC393F" w:rsidRDefault="00FC393F" w:rsidP="051B5939">
      <w:pPr>
        <w:pStyle w:val="NormalWeb"/>
        <w:sectPr w:rsidR="00FC393F" w:rsidSect="00940846">
          <w:headerReference w:type="default" r:id="rId32"/>
          <w:footerReference w:type="default" r:id="rId33"/>
          <w:pgSz w:w="11906" w:h="16838" w:code="9"/>
          <w:pgMar w:top="1440" w:right="1440" w:bottom="1440" w:left="2160" w:header="720" w:footer="720" w:gutter="0"/>
          <w:cols w:space="720"/>
          <w:docGrid w:linePitch="360"/>
        </w:sectPr>
      </w:pPr>
    </w:p>
    <w:p w14:paraId="0B192BD3" w14:textId="65F2763D" w:rsidR="005E0343" w:rsidRDefault="005E0343" w:rsidP="051B5939">
      <w:pPr>
        <w:pStyle w:val="NormalWeb"/>
      </w:pPr>
    </w:p>
    <w:p w14:paraId="7A429A69" w14:textId="517861D9" w:rsidR="7F6D3E48" w:rsidRPr="00DE4273" w:rsidRDefault="000A01BE" w:rsidP="7F6D3E48">
      <w:pPr>
        <w:spacing w:before="240" w:after="240"/>
        <w:rPr>
          <w:b/>
          <w:bCs/>
          <w:sz w:val="32"/>
          <w:szCs w:val="32"/>
          <w:u w:val="single"/>
        </w:rPr>
      </w:pPr>
      <w:r w:rsidRPr="00DE4273">
        <w:rPr>
          <w:b/>
          <w:bCs/>
          <w:sz w:val="32"/>
          <w:szCs w:val="32"/>
          <w:u w:val="single"/>
        </w:rPr>
        <w:t>7</w:t>
      </w:r>
      <w:r w:rsidR="7F6D3E48" w:rsidRPr="00DE4273">
        <w:rPr>
          <w:b/>
          <w:bCs/>
          <w:sz w:val="32"/>
          <w:szCs w:val="32"/>
          <w:u w:val="single"/>
        </w:rPr>
        <w:t>. User Manual</w:t>
      </w:r>
    </w:p>
    <w:p w14:paraId="75A2F9C5" w14:textId="07888A6D" w:rsidR="7F6D3E48" w:rsidRDefault="7F6D3E48" w:rsidP="0080582B">
      <w:pPr>
        <w:jc w:val="center"/>
        <w:rPr>
          <w:b/>
          <w:bCs/>
          <w:sz w:val="28"/>
          <w:szCs w:val="28"/>
        </w:rPr>
      </w:pPr>
      <w:r>
        <w:rPr>
          <w:noProof/>
        </w:rPr>
        <w:drawing>
          <wp:inline distT="0" distB="0" distL="0" distR="0" wp14:anchorId="7DC06276" wp14:editId="613626C0">
            <wp:extent cx="3162300" cy="2659077"/>
            <wp:effectExtent l="0" t="0" r="0" b="0"/>
            <wp:docPr id="1399613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13449" name="Picture 1399613449"/>
                    <pic:cNvPicPr/>
                  </pic:nvPicPr>
                  <pic:blipFill>
                    <a:blip r:embed="rId34">
                      <a:extLst>
                        <a:ext uri="{28A0092B-C50C-407E-A947-70E740481C1C}">
                          <a14:useLocalDpi xmlns:a14="http://schemas.microsoft.com/office/drawing/2010/main"/>
                        </a:ext>
                      </a:extLst>
                    </a:blip>
                    <a:stretch>
                      <a:fillRect/>
                    </a:stretch>
                  </pic:blipFill>
                  <pic:spPr>
                    <a:xfrm>
                      <a:off x="0" y="0"/>
                      <a:ext cx="3162300" cy="2659077"/>
                    </a:xfrm>
                    <a:prstGeom prst="rect">
                      <a:avLst/>
                    </a:prstGeom>
                  </pic:spPr>
                </pic:pic>
              </a:graphicData>
            </a:graphic>
          </wp:inline>
        </w:drawing>
      </w:r>
    </w:p>
    <w:p w14:paraId="230AFFD3" w14:textId="4214D4DF" w:rsidR="051B5939" w:rsidRDefault="00164527" w:rsidP="0080582B">
      <w:pPr>
        <w:jc w:val="center"/>
      </w:pPr>
      <w:r>
        <w:t>Fig</w:t>
      </w:r>
      <w:r w:rsidR="051B5939" w:rsidRPr="000A01BE">
        <w:t xml:space="preserve"> </w:t>
      </w:r>
      <w:r>
        <w:t>7.</w:t>
      </w:r>
      <w:r w:rsidR="051B5939" w:rsidRPr="000A01BE">
        <w:t>1: Sign In Page</w:t>
      </w:r>
    </w:p>
    <w:p w14:paraId="21FB363D" w14:textId="77777777" w:rsidR="0080582B" w:rsidRPr="000A01BE" w:rsidRDefault="0080582B" w:rsidP="0080582B">
      <w:pPr>
        <w:jc w:val="center"/>
      </w:pPr>
    </w:p>
    <w:p w14:paraId="54B70967" w14:textId="30FEF751" w:rsidR="051B5939" w:rsidRDefault="051B5939" w:rsidP="00C51045">
      <w:pPr>
        <w:spacing w:before="240" w:after="240"/>
        <w:jc w:val="both"/>
      </w:pPr>
      <w:r w:rsidRPr="051B5939">
        <w:t xml:space="preserve">This screen represents the </w:t>
      </w:r>
      <w:r w:rsidRPr="00E70D04">
        <w:t>Sign In interface</w:t>
      </w:r>
      <w:r w:rsidRPr="051B5939">
        <w:t xml:space="preserve"> of the system where registered users can access their accounts. It provides fields for entering the user’s institutional email address and password. The page also includes a role selection dropdown (such as Student) which allows the system to identify the type of user logging into the platform.</w:t>
      </w:r>
    </w:p>
    <w:p w14:paraId="7EB575D9" w14:textId="58B60BD6" w:rsidR="051B5939" w:rsidRDefault="051B5939" w:rsidP="00C51045">
      <w:pPr>
        <w:spacing w:before="240" w:after="240"/>
        <w:jc w:val="both"/>
      </w:pPr>
      <w:r w:rsidRPr="051B5939">
        <w:t xml:space="preserve">To log in, the user must enter their valid email ID and password, select the appropriate role from the dropdown menu, and click the </w:t>
      </w:r>
      <w:r w:rsidRPr="00E70D04">
        <w:t>Login</w:t>
      </w:r>
      <w:r w:rsidRPr="051B5939">
        <w:t xml:space="preserve"> button. If the user forgets their password, they can use the </w:t>
      </w:r>
      <w:r w:rsidRPr="00E70D04">
        <w:t>Forgot Password</w:t>
      </w:r>
      <w:r w:rsidRPr="051B5939">
        <w:t xml:space="preserve"> link to recover their account. New users who do not have an account can click the </w:t>
      </w:r>
      <w:r w:rsidRPr="00E70D04">
        <w:t>Sign Up</w:t>
      </w:r>
      <w:r w:rsidRPr="051B5939">
        <w:t xml:space="preserve"> option to register in the system.</w:t>
      </w:r>
    </w:p>
    <w:p w14:paraId="108B2DA5" w14:textId="1BFBED3D" w:rsidR="051B5939" w:rsidRDefault="051B5939" w:rsidP="0080582B">
      <w:pPr>
        <w:pStyle w:val="NormalWeb"/>
        <w:spacing w:before="0" w:beforeAutospacing="0" w:after="0" w:afterAutospacing="0"/>
        <w:jc w:val="center"/>
        <w:rPr>
          <w:b/>
          <w:bCs/>
          <w:sz w:val="28"/>
          <w:szCs w:val="28"/>
        </w:rPr>
      </w:pPr>
      <w:r>
        <w:rPr>
          <w:noProof/>
        </w:rPr>
        <w:lastRenderedPageBreak/>
        <w:drawing>
          <wp:inline distT="0" distB="0" distL="0" distR="0" wp14:anchorId="3F7B1B64" wp14:editId="71442785">
            <wp:extent cx="2971800" cy="3416644"/>
            <wp:effectExtent l="0" t="0" r="0" b="0"/>
            <wp:docPr id="1255530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30630" name="Picture 1255530630"/>
                    <pic:cNvPicPr/>
                  </pic:nvPicPr>
                  <pic:blipFill>
                    <a:blip r:embed="rId35">
                      <a:extLst>
                        <a:ext uri="{28A0092B-C50C-407E-A947-70E740481C1C}">
                          <a14:useLocalDpi xmlns:a14="http://schemas.microsoft.com/office/drawing/2010/main"/>
                        </a:ext>
                      </a:extLst>
                    </a:blip>
                    <a:stretch>
                      <a:fillRect/>
                    </a:stretch>
                  </pic:blipFill>
                  <pic:spPr>
                    <a:xfrm>
                      <a:off x="0" y="0"/>
                      <a:ext cx="2976797" cy="3422389"/>
                    </a:xfrm>
                    <a:prstGeom prst="rect">
                      <a:avLst/>
                    </a:prstGeom>
                  </pic:spPr>
                </pic:pic>
              </a:graphicData>
            </a:graphic>
          </wp:inline>
        </w:drawing>
      </w:r>
    </w:p>
    <w:p w14:paraId="7B7C232B" w14:textId="09CEE081" w:rsidR="051B5939" w:rsidRDefault="00164527" w:rsidP="0080582B">
      <w:pPr>
        <w:jc w:val="center"/>
      </w:pPr>
      <w:r>
        <w:t>Fig</w:t>
      </w:r>
      <w:r w:rsidRPr="000A01BE">
        <w:t xml:space="preserve"> </w:t>
      </w:r>
      <w:r>
        <w:t>7.2</w:t>
      </w:r>
      <w:r w:rsidRPr="000A01BE">
        <w:t xml:space="preserve">: </w:t>
      </w:r>
      <w:r w:rsidR="051B5939" w:rsidRPr="0080582B">
        <w:t>Create Account Page</w:t>
      </w:r>
    </w:p>
    <w:p w14:paraId="0E3DFC7E" w14:textId="77777777" w:rsidR="0080582B" w:rsidRPr="0080582B" w:rsidRDefault="0080582B" w:rsidP="0080582B">
      <w:pPr>
        <w:jc w:val="center"/>
      </w:pPr>
    </w:p>
    <w:p w14:paraId="290AE926" w14:textId="7D7E232A" w:rsidR="051B5939" w:rsidRDefault="051B5939" w:rsidP="00C51045">
      <w:pPr>
        <w:spacing w:before="240" w:after="240"/>
        <w:jc w:val="both"/>
      </w:pPr>
      <w:r w:rsidRPr="051B5939">
        <w:t xml:space="preserve">This screen allows new users to create an account in the system. The registration interface provides two role options, </w:t>
      </w:r>
      <w:r w:rsidRPr="0080582B">
        <w:t>Student</w:t>
      </w:r>
      <w:r w:rsidRPr="051B5939">
        <w:t xml:space="preserve"> and </w:t>
      </w:r>
      <w:r w:rsidRPr="0080582B">
        <w:t>TPO</w:t>
      </w:r>
      <w:r w:rsidRPr="051B5939">
        <w:t>, allowing users to select the appropriate category during registration. The form collects essential information such as the user’s full name, email address, mobile number, CPI, and password to create a secure account in the system.</w:t>
      </w:r>
    </w:p>
    <w:p w14:paraId="56206A9F" w14:textId="239BCFB2" w:rsidR="051B5939" w:rsidRDefault="051B5939" w:rsidP="00C51045">
      <w:pPr>
        <w:spacing w:before="240" w:after="240"/>
        <w:jc w:val="both"/>
      </w:pPr>
      <w:r w:rsidRPr="051B5939">
        <w:t xml:space="preserve">To register, the user must fill in all the required fields with valid information and create a password. The </w:t>
      </w:r>
      <w:r w:rsidRPr="0080582B">
        <w:t>Confirm Password</w:t>
      </w:r>
      <w:r w:rsidRPr="051B5939">
        <w:t xml:space="preserve"> field ensures that the password is entered correctly. After completing the form, the user can click the </w:t>
      </w:r>
      <w:r w:rsidRPr="0080582B">
        <w:t>Register</w:t>
      </w:r>
      <w:r w:rsidRPr="051B5939">
        <w:t xml:space="preserve"> button to create the account. If the user already has an account, they can click the </w:t>
      </w:r>
      <w:r w:rsidRPr="0080582B">
        <w:t>Sign In</w:t>
      </w:r>
      <w:r w:rsidRPr="051B5939">
        <w:t xml:space="preserve"> link to go back to the login page.</w:t>
      </w:r>
    </w:p>
    <w:p w14:paraId="4AA8A62C" w14:textId="7C9EACDB" w:rsidR="051B5939" w:rsidRDefault="051B5939" w:rsidP="0080582B">
      <w:pPr>
        <w:pStyle w:val="NormalWeb"/>
        <w:spacing w:before="0" w:beforeAutospacing="0" w:after="0" w:afterAutospacing="0"/>
        <w:jc w:val="center"/>
        <w:rPr>
          <w:b/>
          <w:bCs/>
          <w:sz w:val="28"/>
          <w:szCs w:val="28"/>
        </w:rPr>
      </w:pPr>
      <w:r>
        <w:rPr>
          <w:noProof/>
        </w:rPr>
        <w:lastRenderedPageBreak/>
        <w:drawing>
          <wp:inline distT="0" distB="0" distL="0" distR="0" wp14:anchorId="421AE567" wp14:editId="6C62FA98">
            <wp:extent cx="3943350" cy="4122254"/>
            <wp:effectExtent l="0" t="0" r="0" b="0"/>
            <wp:docPr id="156555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674" name="Picture 156555674"/>
                    <pic:cNvPicPr/>
                  </pic:nvPicPr>
                  <pic:blipFill>
                    <a:blip r:embed="rId36">
                      <a:extLst>
                        <a:ext uri="{28A0092B-C50C-407E-A947-70E740481C1C}">
                          <a14:useLocalDpi xmlns:a14="http://schemas.microsoft.com/office/drawing/2010/main"/>
                        </a:ext>
                      </a:extLst>
                    </a:blip>
                    <a:stretch>
                      <a:fillRect/>
                    </a:stretch>
                  </pic:blipFill>
                  <pic:spPr>
                    <a:xfrm>
                      <a:off x="0" y="0"/>
                      <a:ext cx="3943350" cy="4122254"/>
                    </a:xfrm>
                    <a:prstGeom prst="rect">
                      <a:avLst/>
                    </a:prstGeom>
                  </pic:spPr>
                </pic:pic>
              </a:graphicData>
            </a:graphic>
          </wp:inline>
        </w:drawing>
      </w:r>
    </w:p>
    <w:p w14:paraId="3C49FF50" w14:textId="06AF1A24" w:rsidR="051B5939" w:rsidRDefault="00164527" w:rsidP="0080582B">
      <w:pPr>
        <w:jc w:val="center"/>
      </w:pPr>
      <w:r>
        <w:t>Fig</w:t>
      </w:r>
      <w:r w:rsidRPr="000A01BE">
        <w:t xml:space="preserve"> </w:t>
      </w:r>
      <w:r>
        <w:t>7.3</w:t>
      </w:r>
      <w:r w:rsidRPr="000A01BE">
        <w:t xml:space="preserve">: </w:t>
      </w:r>
      <w:r w:rsidR="051B5939" w:rsidRPr="0080582B">
        <w:t>TPO Account Registration Page</w:t>
      </w:r>
    </w:p>
    <w:p w14:paraId="734D7A98" w14:textId="77777777" w:rsidR="0080582B" w:rsidRPr="0080582B" w:rsidRDefault="0080582B" w:rsidP="0080582B">
      <w:pPr>
        <w:jc w:val="center"/>
      </w:pPr>
    </w:p>
    <w:p w14:paraId="6455302F" w14:textId="1D1D596E" w:rsidR="051B5939" w:rsidRDefault="051B5939" w:rsidP="00C51045">
      <w:pPr>
        <w:spacing w:before="240" w:after="240"/>
        <w:jc w:val="both"/>
      </w:pPr>
      <w:r w:rsidRPr="051B5939">
        <w:t xml:space="preserve">This screen allows </w:t>
      </w:r>
      <w:r w:rsidRPr="0080582B">
        <w:t>Training and Placement Officers (TPO)</w:t>
      </w:r>
      <w:r w:rsidRPr="051B5939">
        <w:t xml:space="preserve"> to create an account in the system. The interface provides two role options, </w:t>
      </w:r>
      <w:r w:rsidRPr="0080582B">
        <w:t>Student</w:t>
      </w:r>
      <w:r w:rsidRPr="051B5939">
        <w:t xml:space="preserve"> and </w:t>
      </w:r>
      <w:r w:rsidRPr="0080582B">
        <w:t>TPO</w:t>
      </w:r>
      <w:r w:rsidRPr="051B5939">
        <w:t>, where the TPO option is selected for registration as a placement officer. The form collects basic details such as full name, email address, mobile number, and password required to create the account.</w:t>
      </w:r>
    </w:p>
    <w:p w14:paraId="16AEE378" w14:textId="58F49826" w:rsidR="051B5939" w:rsidRDefault="051B5939" w:rsidP="00C51045">
      <w:pPr>
        <w:spacing w:before="240" w:after="240"/>
      </w:pPr>
      <w:r w:rsidRPr="051B5939">
        <w:t xml:space="preserve">To register, the user must enter all the required information in the provided fields and create a secure password. The </w:t>
      </w:r>
      <w:r w:rsidRPr="0080582B">
        <w:t>Confirm Password</w:t>
      </w:r>
      <w:r w:rsidRPr="051B5939">
        <w:t xml:space="preserve"> field ensures that the password is entered correctly. After filling in the details, the user can click the </w:t>
      </w:r>
      <w:r w:rsidRPr="0080582B">
        <w:t>Register</w:t>
      </w:r>
      <w:r w:rsidRPr="051B5939">
        <w:t xml:space="preserve"> button to complete the registration process. If the user already has an account, they can click the </w:t>
      </w:r>
      <w:r w:rsidRPr="0080582B">
        <w:t>Sign In</w:t>
      </w:r>
      <w:r w:rsidRPr="051B5939">
        <w:t xml:space="preserve"> link to return to the login page.</w:t>
      </w:r>
    </w:p>
    <w:p w14:paraId="338AD52F" w14:textId="77F4D0DA" w:rsidR="051B5939" w:rsidRPr="0080582B" w:rsidRDefault="051B5939" w:rsidP="0080582B">
      <w:pPr>
        <w:pStyle w:val="NormalWeb"/>
        <w:spacing w:before="0" w:beforeAutospacing="0" w:after="0" w:afterAutospacing="0"/>
        <w:jc w:val="center"/>
      </w:pPr>
      <w:r w:rsidRPr="0080582B">
        <w:rPr>
          <w:noProof/>
        </w:rPr>
        <w:lastRenderedPageBreak/>
        <w:drawing>
          <wp:inline distT="0" distB="0" distL="0" distR="0" wp14:anchorId="2A1820E9" wp14:editId="63FB84DA">
            <wp:extent cx="4752975" cy="3420767"/>
            <wp:effectExtent l="0" t="0" r="0" b="0"/>
            <wp:docPr id="1565945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45409" name="Picture 1565945409"/>
                    <pic:cNvPicPr/>
                  </pic:nvPicPr>
                  <pic:blipFill>
                    <a:blip r:embed="rId37">
                      <a:extLst>
                        <a:ext uri="{28A0092B-C50C-407E-A947-70E740481C1C}">
                          <a14:useLocalDpi xmlns:a14="http://schemas.microsoft.com/office/drawing/2010/main"/>
                        </a:ext>
                      </a:extLst>
                    </a:blip>
                    <a:stretch>
                      <a:fillRect/>
                    </a:stretch>
                  </pic:blipFill>
                  <pic:spPr>
                    <a:xfrm>
                      <a:off x="0" y="0"/>
                      <a:ext cx="4752975" cy="3420767"/>
                    </a:xfrm>
                    <a:prstGeom prst="rect">
                      <a:avLst/>
                    </a:prstGeom>
                  </pic:spPr>
                </pic:pic>
              </a:graphicData>
            </a:graphic>
          </wp:inline>
        </w:drawing>
      </w:r>
    </w:p>
    <w:p w14:paraId="2A9FDB0F" w14:textId="216C64CC" w:rsidR="051B5939" w:rsidRPr="0080582B" w:rsidRDefault="00164527" w:rsidP="0080582B">
      <w:pPr>
        <w:pStyle w:val="NormalWeb"/>
        <w:spacing w:before="0" w:beforeAutospacing="0" w:after="0" w:afterAutospacing="0"/>
        <w:jc w:val="center"/>
      </w:pPr>
      <w:r>
        <w:t>Fig</w:t>
      </w:r>
      <w:r w:rsidRPr="000A01BE">
        <w:t xml:space="preserve"> </w:t>
      </w:r>
      <w:r>
        <w:t>7.4</w:t>
      </w:r>
      <w:r w:rsidRPr="000A01BE">
        <w:t xml:space="preserve">: </w:t>
      </w:r>
      <w:r w:rsidR="051B5939" w:rsidRPr="0080582B">
        <w:t>OTP Verification Page</w:t>
      </w:r>
    </w:p>
    <w:p w14:paraId="3CF7D001" w14:textId="287DABBE" w:rsidR="051B5939" w:rsidRDefault="051B5939" w:rsidP="00C51045">
      <w:pPr>
        <w:spacing w:before="240" w:after="240"/>
        <w:jc w:val="both"/>
      </w:pPr>
      <w:r w:rsidRPr="051B5939">
        <w:t xml:space="preserve">This interface is designed for the second step of the authentication or password recovery process. It features a prominent "OTP Verification" header at the top of a clean white card. Below the title, a text prompt instructs the user to enter the 6-digit code sent to their registered email address. The layout includes six individual numeric input boxes to ensure the code is entered correctly. A primary blue button labeled </w:t>
      </w:r>
      <w:r w:rsidRPr="0080582B">
        <w:t>"Verify OTP"</w:t>
      </w:r>
      <w:r w:rsidRPr="051B5939">
        <w:t xml:space="preserve"> is positioned in the center to submit the code. At the bottom, a "Resend OTP" link is available for users who did not receive the initial message, alongside a "Back to Login" option for easy navigation.</w:t>
      </w:r>
    </w:p>
    <w:p w14:paraId="039A17E4" w14:textId="77777777" w:rsidR="00404727" w:rsidRDefault="00404727" w:rsidP="00C51045">
      <w:pPr>
        <w:spacing w:before="240" w:after="240"/>
        <w:jc w:val="both"/>
      </w:pPr>
    </w:p>
    <w:p w14:paraId="0FAD3C66" w14:textId="734CE523" w:rsidR="051B5939" w:rsidRDefault="051B5939" w:rsidP="00404727">
      <w:pPr>
        <w:spacing w:before="240" w:after="240"/>
        <w:jc w:val="center"/>
      </w:pPr>
      <w:r w:rsidRPr="00404727">
        <w:rPr>
          <w:noProof/>
        </w:rPr>
        <w:drawing>
          <wp:inline distT="0" distB="0" distL="0" distR="0" wp14:anchorId="316B36B6" wp14:editId="30CE397D">
            <wp:extent cx="5267325" cy="2524125"/>
            <wp:effectExtent l="0" t="0" r="0" b="0"/>
            <wp:docPr id="1266694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4002" name="Picture 1266694002"/>
                    <pic:cNvPicPr/>
                  </pic:nvPicPr>
                  <pic:blipFill>
                    <a:blip r:embed="rId38">
                      <a:extLst>
                        <a:ext uri="{28A0092B-C50C-407E-A947-70E740481C1C}">
                          <a14:useLocalDpi xmlns:a14="http://schemas.microsoft.com/office/drawing/2010/main"/>
                        </a:ext>
                      </a:extLst>
                    </a:blip>
                    <a:stretch>
                      <a:fillRect/>
                    </a:stretch>
                  </pic:blipFill>
                  <pic:spPr>
                    <a:xfrm>
                      <a:off x="0" y="0"/>
                      <a:ext cx="5267325" cy="2524125"/>
                    </a:xfrm>
                    <a:prstGeom prst="rect">
                      <a:avLst/>
                    </a:prstGeom>
                  </pic:spPr>
                </pic:pic>
              </a:graphicData>
            </a:graphic>
          </wp:inline>
        </w:drawing>
      </w:r>
      <w:r w:rsidR="00164527" w:rsidRPr="00164527">
        <w:t xml:space="preserve"> </w:t>
      </w:r>
      <w:r w:rsidR="00164527">
        <w:t>Fig</w:t>
      </w:r>
      <w:r w:rsidR="00164527" w:rsidRPr="000A01BE">
        <w:t xml:space="preserve"> </w:t>
      </w:r>
      <w:r w:rsidR="00164527">
        <w:t>7.5</w:t>
      </w:r>
      <w:r w:rsidR="00164527" w:rsidRPr="000A01BE">
        <w:t xml:space="preserve">: </w:t>
      </w:r>
      <w:r w:rsidR="7F6D3E48" w:rsidRPr="00404727">
        <w:t xml:space="preserve"> Student Dashboard Page</w:t>
      </w:r>
    </w:p>
    <w:p w14:paraId="329C7965" w14:textId="77777777" w:rsidR="00404727" w:rsidRPr="00404727" w:rsidRDefault="00404727" w:rsidP="00404727">
      <w:pPr>
        <w:spacing w:before="240" w:after="240"/>
        <w:jc w:val="center"/>
      </w:pPr>
    </w:p>
    <w:p w14:paraId="0D12EA81" w14:textId="5E76EEB4" w:rsidR="051B5939" w:rsidRDefault="051B5939" w:rsidP="00C51045">
      <w:pPr>
        <w:spacing w:before="240" w:after="240"/>
        <w:jc w:val="both"/>
      </w:pPr>
      <w:r w:rsidRPr="051B5939">
        <w:lastRenderedPageBreak/>
        <w:t xml:space="preserve">This screen serves as the primary overview for students logged into the </w:t>
      </w:r>
      <w:r w:rsidRPr="051B5939">
        <w:rPr>
          <w:b/>
          <w:bCs/>
        </w:rPr>
        <w:t>DDU Placement Portal</w:t>
      </w:r>
      <w:r w:rsidRPr="051B5939">
        <w:t xml:space="preserve">. At the top, a navigation bar provides quick access to the Dashboard, Profile, Notifications, Job Applications, and About TPO, along with a "Logout" button. The main content area greets the user by name and presents a row of three status cards: </w:t>
      </w:r>
      <w:r w:rsidRPr="00404727">
        <w:t>Applied</w:t>
      </w:r>
      <w:r w:rsidRPr="051B5939">
        <w:t xml:space="preserve"> (showing 1 application),</w:t>
      </w:r>
      <w:r w:rsidRPr="00404727">
        <w:t xml:space="preserve"> Pending</w:t>
      </w:r>
      <w:r w:rsidRPr="051B5939">
        <w:t xml:space="preserve"> (0), and </w:t>
      </w:r>
      <w:r w:rsidRPr="00404727">
        <w:t>Offers</w:t>
      </w:r>
      <w:r w:rsidRPr="051B5939">
        <w:t xml:space="preserve"> (1). Below these metrics, a </w:t>
      </w:r>
      <w:r w:rsidRPr="00404727">
        <w:t>Recent Applications</w:t>
      </w:r>
      <w:r w:rsidRPr="051B5939">
        <w:t xml:space="preserve"> table displays the user's history, currently showing an application to "Master Card" dated January 27, 2026, with a status of </w:t>
      </w:r>
      <w:r w:rsidRPr="00404727">
        <w:t>Selected.</w:t>
      </w:r>
    </w:p>
    <w:p w14:paraId="2A40F838" w14:textId="77777777" w:rsidR="0036233F" w:rsidRDefault="0036233F" w:rsidP="00C51045">
      <w:pPr>
        <w:spacing w:before="240" w:after="240"/>
        <w:jc w:val="both"/>
      </w:pPr>
    </w:p>
    <w:p w14:paraId="050707A6" w14:textId="74D81B54" w:rsidR="051B5939" w:rsidRPr="0036233F" w:rsidRDefault="051B5939" w:rsidP="0036233F">
      <w:pPr>
        <w:spacing w:before="240" w:after="240"/>
        <w:jc w:val="center"/>
      </w:pPr>
      <w:r w:rsidRPr="0036233F">
        <w:rPr>
          <w:noProof/>
        </w:rPr>
        <w:drawing>
          <wp:inline distT="0" distB="0" distL="0" distR="0" wp14:anchorId="30D33CDF" wp14:editId="6EAFA471">
            <wp:extent cx="5267325" cy="2686050"/>
            <wp:effectExtent l="0" t="0" r="0" b="0"/>
            <wp:docPr id="2045735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5298" name="Picture 2045735298"/>
                    <pic:cNvPicPr/>
                  </pic:nvPicPr>
                  <pic:blipFill>
                    <a:blip r:embed="rId39">
                      <a:extLst>
                        <a:ext uri="{28A0092B-C50C-407E-A947-70E740481C1C}">
                          <a14:useLocalDpi xmlns:a14="http://schemas.microsoft.com/office/drawing/2010/main"/>
                        </a:ext>
                      </a:extLst>
                    </a:blip>
                    <a:stretch>
                      <a:fillRect/>
                    </a:stretch>
                  </pic:blipFill>
                  <pic:spPr>
                    <a:xfrm>
                      <a:off x="0" y="0"/>
                      <a:ext cx="5267325" cy="2686050"/>
                    </a:xfrm>
                    <a:prstGeom prst="rect">
                      <a:avLst/>
                    </a:prstGeom>
                  </pic:spPr>
                </pic:pic>
              </a:graphicData>
            </a:graphic>
          </wp:inline>
        </w:drawing>
      </w:r>
      <w:r w:rsidR="00164527" w:rsidRPr="00164527">
        <w:t xml:space="preserve"> </w:t>
      </w:r>
      <w:r w:rsidR="00164527">
        <w:t>Fig</w:t>
      </w:r>
      <w:r w:rsidR="00164527" w:rsidRPr="000A01BE">
        <w:t xml:space="preserve"> </w:t>
      </w:r>
      <w:r w:rsidR="00164527">
        <w:t>7.6</w:t>
      </w:r>
      <w:r w:rsidR="00164527" w:rsidRPr="000A01BE">
        <w:t xml:space="preserve">: </w:t>
      </w:r>
      <w:r w:rsidR="7F6D3E48" w:rsidRPr="0036233F">
        <w:t xml:space="preserve"> Student Profile Page</w:t>
      </w:r>
    </w:p>
    <w:p w14:paraId="097FFDA9" w14:textId="3B1B4B54" w:rsidR="051B5939" w:rsidRDefault="051B5939" w:rsidP="0036233F">
      <w:pPr>
        <w:jc w:val="both"/>
      </w:pPr>
      <w:r w:rsidRPr="051B5939">
        <w:t xml:space="preserve">This screen displays the comprehensive profile of a student within the </w:t>
      </w:r>
      <w:r w:rsidRPr="0036233F">
        <w:t xml:space="preserve">DDU Placement Portal. </w:t>
      </w:r>
      <w:r w:rsidRPr="051B5939">
        <w:t xml:space="preserve">The header section includes the student's name, their university affiliation </w:t>
      </w:r>
      <w:r w:rsidRPr="0036233F">
        <w:t>(</w:t>
      </w:r>
      <w:proofErr w:type="spellStart"/>
      <w:r w:rsidRPr="0036233F">
        <w:t>Dharmsinh</w:t>
      </w:r>
      <w:proofErr w:type="spellEnd"/>
      <w:r w:rsidRPr="0036233F">
        <w:t xml:space="preserve"> Desai University),</w:t>
      </w:r>
      <w:r w:rsidRPr="051B5939">
        <w:t xml:space="preserve"> and an </w:t>
      </w:r>
      <w:r w:rsidRPr="0036233F">
        <w:t>"Edit Profile"</w:t>
      </w:r>
      <w:r w:rsidRPr="051B5939">
        <w:t xml:space="preserve"> button for updating information. The page is divided into two main columns:</w:t>
      </w:r>
    </w:p>
    <w:p w14:paraId="0B52C98F" w14:textId="474E227A" w:rsidR="051B5939" w:rsidRDefault="051B5939" w:rsidP="0036233F">
      <w:pPr>
        <w:jc w:val="both"/>
      </w:pPr>
      <w:r w:rsidRPr="051B5939">
        <w:t xml:space="preserve">The left column contains </w:t>
      </w:r>
      <w:r w:rsidRPr="0036233F">
        <w:t>Contact Info</w:t>
      </w:r>
      <w:r w:rsidRPr="051B5939">
        <w:t xml:space="preserve">, including the institutional email, mobile number, and a current CPI of </w:t>
      </w:r>
      <w:r w:rsidRPr="0036233F">
        <w:t>9.2</w:t>
      </w:r>
      <w:r w:rsidRPr="051B5939">
        <w:t>.</w:t>
      </w:r>
    </w:p>
    <w:p w14:paraId="21325010" w14:textId="5687E8B7" w:rsidR="051B5939" w:rsidRDefault="051B5939" w:rsidP="0036233F">
      <w:pPr>
        <w:jc w:val="both"/>
      </w:pPr>
      <w:r w:rsidRPr="051B5939">
        <w:t xml:space="preserve">The right column, titled </w:t>
      </w:r>
      <w:r w:rsidRPr="0036233F">
        <w:t>Academic &amp; Career Details</w:t>
      </w:r>
      <w:r w:rsidRPr="051B5939">
        <w:t xml:space="preserve">, showcases educational percentages (10th: 95%, 12th: 80%), a field for technical skills, and a career preference dropdown set to </w:t>
      </w:r>
      <w:r w:rsidRPr="0036233F">
        <w:t>"Campus Placement."</w:t>
      </w:r>
      <w:r w:rsidRPr="051B5939">
        <w:t xml:space="preserve"> At the bottom, a "View My Resume" button allows for quick access to the user's uploaded PDF.</w:t>
      </w:r>
    </w:p>
    <w:p w14:paraId="45EF0885" w14:textId="71AEA446" w:rsidR="051B5939" w:rsidRPr="0036233F" w:rsidRDefault="051B5939" w:rsidP="0036233F">
      <w:pPr>
        <w:spacing w:before="240" w:after="240"/>
        <w:jc w:val="center"/>
      </w:pPr>
      <w:r w:rsidRPr="0036233F">
        <w:rPr>
          <w:noProof/>
        </w:rPr>
        <w:lastRenderedPageBreak/>
        <w:drawing>
          <wp:inline distT="0" distB="0" distL="0" distR="0" wp14:anchorId="35130492" wp14:editId="6DC0BE72">
            <wp:extent cx="5267325" cy="2514600"/>
            <wp:effectExtent l="0" t="0" r="0" b="0"/>
            <wp:docPr id="1721535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35843" name="Picture 1721535843"/>
                    <pic:cNvPicPr/>
                  </pic:nvPicPr>
                  <pic:blipFill>
                    <a:blip r:embed="rId40">
                      <a:extLst>
                        <a:ext uri="{28A0092B-C50C-407E-A947-70E740481C1C}">
                          <a14:useLocalDpi xmlns:a14="http://schemas.microsoft.com/office/drawing/2010/main"/>
                        </a:ext>
                      </a:extLst>
                    </a:blip>
                    <a:stretch>
                      <a:fillRect/>
                    </a:stretch>
                  </pic:blipFill>
                  <pic:spPr>
                    <a:xfrm>
                      <a:off x="0" y="0"/>
                      <a:ext cx="5267325" cy="2514600"/>
                    </a:xfrm>
                    <a:prstGeom prst="rect">
                      <a:avLst/>
                    </a:prstGeom>
                  </pic:spPr>
                </pic:pic>
              </a:graphicData>
            </a:graphic>
          </wp:inline>
        </w:drawing>
      </w:r>
      <w:r w:rsidR="00A40B89" w:rsidRPr="00A40B89">
        <w:t xml:space="preserve"> </w:t>
      </w:r>
      <w:r w:rsidR="00A40B89">
        <w:t>Fig</w:t>
      </w:r>
      <w:r w:rsidR="00A40B89" w:rsidRPr="000A01BE">
        <w:t xml:space="preserve"> </w:t>
      </w:r>
      <w:r w:rsidR="00A40B89">
        <w:t>7.7</w:t>
      </w:r>
      <w:r w:rsidR="00A40B89" w:rsidRPr="000A01BE">
        <w:t xml:space="preserve">: </w:t>
      </w:r>
      <w:r w:rsidR="7F6D3E48" w:rsidRPr="0036233F">
        <w:t>My Job Applications Page</w:t>
      </w:r>
    </w:p>
    <w:p w14:paraId="307F687A" w14:textId="61A16574" w:rsidR="051B5939" w:rsidRDefault="051B5939" w:rsidP="00C51045">
      <w:pPr>
        <w:spacing w:before="240" w:after="240"/>
        <w:jc w:val="both"/>
      </w:pPr>
      <w:r w:rsidRPr="051B5939">
        <w:t xml:space="preserve">This screen displays a list of the student's current job applications within the portal. The main content features a card for </w:t>
      </w:r>
      <w:r w:rsidRPr="0036233F">
        <w:t>"Master Card,"</w:t>
      </w:r>
      <w:r w:rsidRPr="051B5939">
        <w:t xml:space="preserve"> which highlights a status badge of </w:t>
      </w:r>
      <w:r w:rsidRPr="0036233F">
        <w:t>"SELECTED."</w:t>
      </w:r>
      <w:r w:rsidRPr="051B5939">
        <w:t xml:space="preserve"> The card includes details about the recruitment drive, such as the visit date (31/3/2026) and eligibility criteria for </w:t>
      </w:r>
      <w:proofErr w:type="spellStart"/>
      <w:r w:rsidRPr="051B5939">
        <w:t>B.Tech</w:t>
      </w:r>
      <w:proofErr w:type="spellEnd"/>
      <w:r w:rsidRPr="051B5939">
        <w:t xml:space="preserve"> IT students. At the bottom of the card, the application date (1/27/2026) is noted, and a prominent purple button allows the user to </w:t>
      </w:r>
      <w:r w:rsidRPr="0036233F">
        <w:t>"Upload Offer Letter."</w:t>
      </w:r>
      <w:r w:rsidRPr="051B5939">
        <w:t xml:space="preserve"> The top navigation bar indicates that the "Job Applications" tab is currently active.</w:t>
      </w:r>
    </w:p>
    <w:p w14:paraId="1CB1E56D" w14:textId="77777777" w:rsidR="0036233F" w:rsidRDefault="0036233F" w:rsidP="00C51045">
      <w:pPr>
        <w:spacing w:before="240" w:after="240"/>
        <w:jc w:val="both"/>
      </w:pPr>
    </w:p>
    <w:p w14:paraId="67ED503F" w14:textId="0269E13F" w:rsidR="051B5939" w:rsidRPr="0036233F" w:rsidRDefault="051B5939" w:rsidP="0036233F">
      <w:pPr>
        <w:spacing w:before="240" w:after="240"/>
        <w:jc w:val="center"/>
      </w:pPr>
      <w:r w:rsidRPr="0036233F">
        <w:rPr>
          <w:noProof/>
        </w:rPr>
        <w:drawing>
          <wp:inline distT="0" distB="0" distL="0" distR="0" wp14:anchorId="7E5AB1DE" wp14:editId="62F4DA49">
            <wp:extent cx="5267325" cy="2676525"/>
            <wp:effectExtent l="0" t="0" r="0" b="0"/>
            <wp:docPr id="1517051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51175" name="Picture 1517051175"/>
                    <pic:cNvPicPr/>
                  </pic:nvPicPr>
                  <pic:blipFill>
                    <a:blip r:embed="rId41">
                      <a:extLst>
                        <a:ext uri="{28A0092B-C50C-407E-A947-70E740481C1C}">
                          <a14:useLocalDpi xmlns:a14="http://schemas.microsoft.com/office/drawing/2010/main"/>
                        </a:ext>
                      </a:extLst>
                    </a:blip>
                    <a:stretch>
                      <a:fillRect/>
                    </a:stretch>
                  </pic:blipFill>
                  <pic:spPr>
                    <a:xfrm>
                      <a:off x="0" y="0"/>
                      <a:ext cx="5267325" cy="2676525"/>
                    </a:xfrm>
                    <a:prstGeom prst="rect">
                      <a:avLst/>
                    </a:prstGeom>
                  </pic:spPr>
                </pic:pic>
              </a:graphicData>
            </a:graphic>
          </wp:inline>
        </w:drawing>
      </w:r>
      <w:r w:rsidR="00A40B89" w:rsidRPr="00A40B89">
        <w:t xml:space="preserve"> </w:t>
      </w:r>
      <w:r w:rsidR="00A40B89">
        <w:t>Fig</w:t>
      </w:r>
      <w:r w:rsidR="00A40B89" w:rsidRPr="000A01BE">
        <w:t xml:space="preserve"> </w:t>
      </w:r>
      <w:r w:rsidR="00A40B89">
        <w:t>7.8</w:t>
      </w:r>
      <w:r w:rsidR="00A40B89" w:rsidRPr="000A01BE">
        <w:t xml:space="preserve">: </w:t>
      </w:r>
      <w:r w:rsidR="7F6D3E48" w:rsidRPr="0036233F">
        <w:t>About TPO Page</w:t>
      </w:r>
    </w:p>
    <w:p w14:paraId="116B781A" w14:textId="44D8921E" w:rsidR="051B5939" w:rsidRDefault="051B5939" w:rsidP="00C51045">
      <w:pPr>
        <w:spacing w:before="240" w:after="240"/>
        <w:jc w:val="both"/>
      </w:pPr>
      <w:r w:rsidRPr="051B5939">
        <w:t xml:space="preserve">This screen provides informational content about the </w:t>
      </w:r>
      <w:r w:rsidRPr="0036233F">
        <w:t>Training &amp; Placement Cell (TPO)</w:t>
      </w:r>
      <w:r w:rsidRPr="051B5939">
        <w:t xml:space="preserve"> at </w:t>
      </w:r>
      <w:proofErr w:type="spellStart"/>
      <w:r w:rsidRPr="051B5939">
        <w:t>Dharmsinh</w:t>
      </w:r>
      <w:proofErr w:type="spellEnd"/>
      <w:r w:rsidRPr="051B5939">
        <w:t xml:space="preserve"> Desai University. The page begins with a large blue banner titled "Training &amp; Placement Cell." Below this, the </w:t>
      </w:r>
      <w:r w:rsidRPr="0036233F">
        <w:t>"About the Cell"</w:t>
      </w:r>
      <w:r w:rsidRPr="051B5939">
        <w:t xml:space="preserve"> section describes the department's commitment to aligning academic learning with industry expectations and collaborating with organizations for internships and placements. The bottom of the screen features two distinct cards: one for the </w:t>
      </w:r>
      <w:r w:rsidRPr="0036233F">
        <w:t>Vision</w:t>
      </w:r>
      <w:r w:rsidRPr="051B5939">
        <w:t xml:space="preserve">, focusing on empowering students </w:t>
      </w:r>
      <w:r w:rsidRPr="051B5939">
        <w:lastRenderedPageBreak/>
        <w:t xml:space="preserve">with professional skills and industry exposure, and another for the </w:t>
      </w:r>
      <w:r w:rsidRPr="0036233F">
        <w:t>Mission</w:t>
      </w:r>
      <w:r w:rsidRPr="051B5939">
        <w:t>, which outlines the provision of structured training and career guidance.</w:t>
      </w:r>
    </w:p>
    <w:p w14:paraId="651B2A28" w14:textId="77777777" w:rsidR="0036233F" w:rsidRDefault="0036233F" w:rsidP="00C51045">
      <w:pPr>
        <w:spacing w:before="240" w:after="240"/>
        <w:jc w:val="both"/>
      </w:pPr>
    </w:p>
    <w:p w14:paraId="58BDEE6B" w14:textId="2CC064D5" w:rsidR="051B5939" w:rsidRPr="0036233F" w:rsidRDefault="051B5939" w:rsidP="0036233F">
      <w:pPr>
        <w:spacing w:before="240" w:after="240"/>
        <w:jc w:val="center"/>
      </w:pPr>
      <w:r w:rsidRPr="0036233F">
        <w:rPr>
          <w:noProof/>
        </w:rPr>
        <w:drawing>
          <wp:inline distT="0" distB="0" distL="0" distR="0" wp14:anchorId="3099A06E" wp14:editId="1BA2DFFB">
            <wp:extent cx="5267325" cy="2524125"/>
            <wp:effectExtent l="0" t="0" r="0" b="0"/>
            <wp:docPr id="1116781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1422" name="Picture 1116781422"/>
                    <pic:cNvPicPr/>
                  </pic:nvPicPr>
                  <pic:blipFill>
                    <a:blip r:embed="rId42">
                      <a:extLst>
                        <a:ext uri="{28A0092B-C50C-407E-A947-70E740481C1C}">
                          <a14:useLocalDpi xmlns:a14="http://schemas.microsoft.com/office/drawing/2010/main"/>
                        </a:ext>
                      </a:extLst>
                    </a:blip>
                    <a:stretch>
                      <a:fillRect/>
                    </a:stretch>
                  </pic:blipFill>
                  <pic:spPr>
                    <a:xfrm>
                      <a:off x="0" y="0"/>
                      <a:ext cx="5267325" cy="2524125"/>
                    </a:xfrm>
                    <a:prstGeom prst="rect">
                      <a:avLst/>
                    </a:prstGeom>
                  </pic:spPr>
                </pic:pic>
              </a:graphicData>
            </a:graphic>
          </wp:inline>
        </w:drawing>
      </w:r>
      <w:r w:rsidR="00A40B89" w:rsidRPr="00A40B89">
        <w:t xml:space="preserve"> </w:t>
      </w:r>
      <w:r w:rsidR="00A40B89">
        <w:t>Fig</w:t>
      </w:r>
      <w:r w:rsidR="00A40B89" w:rsidRPr="000A01BE">
        <w:t xml:space="preserve"> </w:t>
      </w:r>
      <w:r w:rsidR="00A40B89">
        <w:t>7.9</w:t>
      </w:r>
      <w:r w:rsidR="00A40B89" w:rsidRPr="000A01BE">
        <w:t>:</w:t>
      </w:r>
      <w:r w:rsidR="00A40B89">
        <w:t xml:space="preserve"> </w:t>
      </w:r>
      <w:r w:rsidR="7F6D3E48" w:rsidRPr="0036233F">
        <w:t>Notifications and Placement Status Page</w:t>
      </w:r>
    </w:p>
    <w:p w14:paraId="538D4E17" w14:textId="3E2DE686" w:rsidR="051B5939" w:rsidRDefault="051B5939" w:rsidP="00C51045">
      <w:pPr>
        <w:spacing w:before="240" w:after="240"/>
        <w:jc w:val="both"/>
      </w:pPr>
      <w:r w:rsidRPr="051B5939">
        <w:t xml:space="preserve">This screen serves as the notification hub for the </w:t>
      </w:r>
      <w:r w:rsidRPr="0036233F">
        <w:t>DDU Placement Portal</w:t>
      </w:r>
      <w:r w:rsidRPr="051B5939">
        <w:t xml:space="preserve">. The most prominent feature is a green celebratory banner in the top right corner that </w:t>
      </w:r>
      <w:r w:rsidRPr="0036233F">
        <w:t xml:space="preserve">reads </w:t>
      </w:r>
      <w:r w:rsidR="006334F0">
        <w:t>“</w:t>
      </w:r>
      <w:r w:rsidRPr="0036233F">
        <w:t>CONGRATULATIONS! YOU ARE PLACED</w:t>
      </w:r>
      <w:r w:rsidR="006334F0">
        <w:t>”</w:t>
      </w:r>
      <w:r w:rsidRPr="0036233F">
        <w:t>,</w:t>
      </w:r>
      <w:r w:rsidRPr="051B5939">
        <w:t xml:space="preserve"> indicating the student has successfully secured a job. Below the "Placement Portal" heading, the user’s preference is listed as "PLACEMENT." A central card displays a "dummy" company notification labeled "DRIVE • BOTH," showcasing specific eligibility criteria such as a minimum CPI of 8, 10th grade percentage of 70%, and 12th grade percentage of 80%. A footer note on the card reinforces the </w:t>
      </w:r>
      <w:r w:rsidRPr="006334F0">
        <w:t>Placement Policy: One Job Per Student</w:t>
      </w:r>
      <w:r w:rsidRPr="051B5939">
        <w:t>, explaining why further applications may be restricted.</w:t>
      </w:r>
    </w:p>
    <w:p w14:paraId="27349826" w14:textId="77777777" w:rsidR="006334F0" w:rsidRDefault="006334F0" w:rsidP="00C51045">
      <w:pPr>
        <w:spacing w:before="240" w:after="240"/>
        <w:jc w:val="both"/>
      </w:pPr>
    </w:p>
    <w:p w14:paraId="32316C93" w14:textId="3694D4E5" w:rsidR="051B5939" w:rsidRPr="00B0647C" w:rsidRDefault="051B5939" w:rsidP="00B0647C">
      <w:pPr>
        <w:spacing w:before="299" w:after="299"/>
        <w:jc w:val="center"/>
      </w:pPr>
      <w:r w:rsidRPr="00B0647C">
        <w:rPr>
          <w:noProof/>
        </w:rPr>
        <w:drawing>
          <wp:inline distT="0" distB="0" distL="0" distR="0" wp14:anchorId="3568D8CE" wp14:editId="2DE6DA19">
            <wp:extent cx="5267325" cy="2524125"/>
            <wp:effectExtent l="0" t="0" r="0" b="0"/>
            <wp:docPr id="1221469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69485" name="Picture 1221469485"/>
                    <pic:cNvPicPr/>
                  </pic:nvPicPr>
                  <pic:blipFill>
                    <a:blip r:embed="rId43">
                      <a:extLst>
                        <a:ext uri="{28A0092B-C50C-407E-A947-70E740481C1C}">
                          <a14:useLocalDpi xmlns:a14="http://schemas.microsoft.com/office/drawing/2010/main"/>
                        </a:ext>
                      </a:extLst>
                    </a:blip>
                    <a:stretch>
                      <a:fillRect/>
                    </a:stretch>
                  </pic:blipFill>
                  <pic:spPr>
                    <a:xfrm>
                      <a:off x="0" y="0"/>
                      <a:ext cx="5267325" cy="2524125"/>
                    </a:xfrm>
                    <a:prstGeom prst="rect">
                      <a:avLst/>
                    </a:prstGeom>
                  </pic:spPr>
                </pic:pic>
              </a:graphicData>
            </a:graphic>
          </wp:inline>
        </w:drawing>
      </w:r>
      <w:r w:rsidR="0072682E" w:rsidRPr="0072682E">
        <w:t xml:space="preserve"> </w:t>
      </w:r>
      <w:r w:rsidR="0072682E">
        <w:t>Fig</w:t>
      </w:r>
      <w:r w:rsidR="0072682E" w:rsidRPr="000A01BE">
        <w:t xml:space="preserve"> </w:t>
      </w:r>
      <w:r w:rsidR="0072682E">
        <w:t>7.</w:t>
      </w:r>
      <w:r w:rsidR="0072682E" w:rsidRPr="000A01BE">
        <w:t>1</w:t>
      </w:r>
      <w:r w:rsidR="0072682E">
        <w:t>0</w:t>
      </w:r>
      <w:r w:rsidR="0072682E" w:rsidRPr="000A01BE">
        <w:t xml:space="preserve">: </w:t>
      </w:r>
      <w:r w:rsidR="7F6D3E48" w:rsidRPr="00B0647C">
        <w:t>TPO Analytics Dashboard</w:t>
      </w:r>
    </w:p>
    <w:p w14:paraId="2C31454D" w14:textId="4EDA09D3" w:rsidR="00AC45A2" w:rsidRDefault="7F6D3E48" w:rsidP="00C51045">
      <w:pPr>
        <w:spacing w:before="240" w:after="240"/>
        <w:jc w:val="both"/>
      </w:pPr>
      <w:r w:rsidRPr="7F6D3E48">
        <w:lastRenderedPageBreak/>
        <w:t xml:space="preserve">This screen provides a high-level overview of placement statistics for the </w:t>
      </w:r>
      <w:r w:rsidRPr="00B0647C">
        <w:t>Training and Placement Officer (TPO)</w:t>
      </w:r>
      <w:r w:rsidRPr="7F6D3E48">
        <w:t xml:space="preserve">. The navigation bar shifts to administrative tools like Student Management, Resume Insights, and Application Tracker. The dashboard displays real-time data for the </w:t>
      </w:r>
      <w:r w:rsidRPr="00B0647C">
        <w:t>Academic Year 2025-26</w:t>
      </w:r>
      <w:r w:rsidRPr="7F6D3E48">
        <w:t xml:space="preserve"> through four primary metric cards: </w:t>
      </w:r>
      <w:r w:rsidRPr="00B0647C">
        <w:t>Total Students (10), Placed Students (9), Unplaced Students (1), and Unique Companies (11)</w:t>
      </w:r>
      <w:r w:rsidRPr="7F6D3E48">
        <w:t xml:space="preserve">. Below these figures, the interface features visual data representations, including a </w:t>
      </w:r>
      <w:r w:rsidRPr="00AC45A2">
        <w:t>Success Distribution</w:t>
      </w:r>
      <w:r w:rsidRPr="7F6D3E48">
        <w:t xml:space="preserve"> donut chart and a </w:t>
      </w:r>
      <w:r w:rsidRPr="00AC45A2">
        <w:t>Monthly Hiring Trend</w:t>
      </w:r>
      <w:r w:rsidRPr="7F6D3E48">
        <w:t xml:space="preserve"> line graph, allowing officers to monitor performance and hiring trends at a glance.</w:t>
      </w:r>
    </w:p>
    <w:p w14:paraId="7D6C77FE" w14:textId="77777777" w:rsidR="00450753" w:rsidRDefault="00450753" w:rsidP="00C51045">
      <w:pPr>
        <w:spacing w:before="240" w:after="240"/>
        <w:jc w:val="both"/>
      </w:pPr>
    </w:p>
    <w:p w14:paraId="4EC3B87A" w14:textId="72C95A27" w:rsidR="051B5939" w:rsidRPr="00AC45A2" w:rsidRDefault="051B5939" w:rsidP="00AC45A2">
      <w:pPr>
        <w:spacing w:before="299" w:after="299"/>
        <w:jc w:val="center"/>
      </w:pPr>
      <w:r w:rsidRPr="00AC45A2">
        <w:rPr>
          <w:noProof/>
        </w:rPr>
        <w:drawing>
          <wp:inline distT="0" distB="0" distL="0" distR="0" wp14:anchorId="10530018" wp14:editId="33316223">
            <wp:extent cx="5267325" cy="2533650"/>
            <wp:effectExtent l="0" t="0" r="0" b="0"/>
            <wp:docPr id="1704882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82248" name="Picture 1704882248"/>
                    <pic:cNvPicPr/>
                  </pic:nvPicPr>
                  <pic:blipFill>
                    <a:blip r:embed="rId44">
                      <a:extLst>
                        <a:ext uri="{28A0092B-C50C-407E-A947-70E740481C1C}">
                          <a14:useLocalDpi xmlns:a14="http://schemas.microsoft.com/office/drawing/2010/main"/>
                        </a:ext>
                      </a:extLst>
                    </a:blip>
                    <a:stretch>
                      <a:fillRect/>
                    </a:stretch>
                  </pic:blipFill>
                  <pic:spPr>
                    <a:xfrm>
                      <a:off x="0" y="0"/>
                      <a:ext cx="5267325" cy="2533650"/>
                    </a:xfrm>
                    <a:prstGeom prst="rect">
                      <a:avLst/>
                    </a:prstGeom>
                  </pic:spPr>
                </pic:pic>
              </a:graphicData>
            </a:graphic>
          </wp:inline>
        </w:drawing>
      </w:r>
      <w:r w:rsidR="0072682E" w:rsidRPr="0072682E">
        <w:t xml:space="preserve"> </w:t>
      </w:r>
      <w:r w:rsidR="0072682E">
        <w:t>Fig</w:t>
      </w:r>
      <w:r w:rsidR="0072682E" w:rsidRPr="000A01BE">
        <w:t xml:space="preserve"> </w:t>
      </w:r>
      <w:r w:rsidR="0072682E">
        <w:t>7.</w:t>
      </w:r>
      <w:r w:rsidR="0072682E" w:rsidRPr="000A01BE">
        <w:t>1</w:t>
      </w:r>
      <w:r w:rsidR="0072682E">
        <w:t>1</w:t>
      </w:r>
      <w:r w:rsidR="0072682E" w:rsidRPr="000A01BE">
        <w:t xml:space="preserve">: </w:t>
      </w:r>
      <w:r w:rsidR="7F6D3E48" w:rsidRPr="00AC45A2">
        <w:t>Student Management Page</w:t>
      </w:r>
    </w:p>
    <w:p w14:paraId="75FADCC8" w14:textId="1C3C16E1" w:rsidR="051B5939" w:rsidRDefault="7F6D3E48" w:rsidP="00C51045">
      <w:pPr>
        <w:spacing w:before="240" w:after="240"/>
        <w:jc w:val="both"/>
      </w:pPr>
      <w:r w:rsidRPr="7F6D3E48">
        <w:t xml:space="preserve">This screen provides the Training and Placement Officer (TPO) with an administrative list of registered students. Each student's name is displayed in an individual white card arranged in a vertical list. To the right of each name, there is a red </w:t>
      </w:r>
      <w:r w:rsidRPr="00450753">
        <w:t>"Delete"</w:t>
      </w:r>
      <w:r w:rsidRPr="7F6D3E48">
        <w:t xml:space="preserve"> button, allowing the administrator to manage the student database by removing accounts if necessary. The top navigation bar indicates that the </w:t>
      </w:r>
      <w:r w:rsidRPr="00450753">
        <w:t>"Student Management"</w:t>
      </w:r>
      <w:r w:rsidRPr="7F6D3E48">
        <w:t xml:space="preserve"> tab is currently active, situated between the Dashboard and Resume Insights options.</w:t>
      </w:r>
    </w:p>
    <w:p w14:paraId="525E7C35" w14:textId="77777777" w:rsidR="00450753" w:rsidRDefault="00450753" w:rsidP="00C51045">
      <w:pPr>
        <w:spacing w:before="240" w:after="240"/>
        <w:jc w:val="both"/>
      </w:pPr>
    </w:p>
    <w:p w14:paraId="478D67C1" w14:textId="51F39066" w:rsidR="051B5939" w:rsidRPr="00450753" w:rsidRDefault="051B5939" w:rsidP="00450753">
      <w:pPr>
        <w:spacing w:before="299" w:after="299"/>
        <w:jc w:val="center"/>
      </w:pPr>
      <w:r w:rsidRPr="00450753">
        <w:rPr>
          <w:noProof/>
        </w:rPr>
        <w:lastRenderedPageBreak/>
        <w:drawing>
          <wp:inline distT="0" distB="0" distL="0" distR="0" wp14:anchorId="568E9793" wp14:editId="71E7FA56">
            <wp:extent cx="5267325" cy="2543175"/>
            <wp:effectExtent l="0" t="0" r="0" b="0"/>
            <wp:docPr id="121577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75710" name="Picture 1215775710"/>
                    <pic:cNvPicPr/>
                  </pic:nvPicPr>
                  <pic:blipFill>
                    <a:blip r:embed="rId45">
                      <a:extLst>
                        <a:ext uri="{28A0092B-C50C-407E-A947-70E740481C1C}">
                          <a14:useLocalDpi xmlns:a14="http://schemas.microsoft.com/office/drawing/2010/main"/>
                        </a:ext>
                      </a:extLst>
                    </a:blip>
                    <a:stretch>
                      <a:fillRect/>
                    </a:stretch>
                  </pic:blipFill>
                  <pic:spPr>
                    <a:xfrm>
                      <a:off x="0" y="0"/>
                      <a:ext cx="5267325" cy="2543175"/>
                    </a:xfrm>
                    <a:prstGeom prst="rect">
                      <a:avLst/>
                    </a:prstGeom>
                  </pic:spPr>
                </pic:pic>
              </a:graphicData>
            </a:graphic>
          </wp:inline>
        </w:drawing>
      </w:r>
      <w:r w:rsidR="0072682E" w:rsidRPr="0072682E">
        <w:t xml:space="preserve"> </w:t>
      </w:r>
      <w:r w:rsidR="0072682E">
        <w:t>Fig</w:t>
      </w:r>
      <w:r w:rsidR="0072682E" w:rsidRPr="000A01BE">
        <w:t xml:space="preserve"> </w:t>
      </w:r>
      <w:r w:rsidR="0072682E">
        <w:t>7.</w:t>
      </w:r>
      <w:r w:rsidR="0072682E" w:rsidRPr="000A01BE">
        <w:t>1</w:t>
      </w:r>
      <w:r w:rsidR="0072682E">
        <w:t>2</w:t>
      </w:r>
      <w:r w:rsidR="0072682E" w:rsidRPr="000A01BE">
        <w:t xml:space="preserve">: </w:t>
      </w:r>
      <w:r w:rsidR="7F6D3E48" w:rsidRPr="00450753">
        <w:t>Resume Insights &amp; TPO Feedback Page</w:t>
      </w:r>
    </w:p>
    <w:p w14:paraId="4B204139" w14:textId="3D3442D6" w:rsidR="051B5939" w:rsidRDefault="7F6D3E48" w:rsidP="00C51045">
      <w:pPr>
        <w:spacing w:before="240" w:after="240"/>
        <w:jc w:val="both"/>
      </w:pPr>
      <w:r w:rsidRPr="7F6D3E48">
        <w:t xml:space="preserve">This interface allows the Training and Placement Officer to review student resumes and provide direct feedback. The page displays a table with four main columns: </w:t>
      </w:r>
      <w:r w:rsidRPr="00450753">
        <w:t>Student Name, Resume, Provide Feedback,</w:t>
      </w:r>
      <w:r w:rsidRPr="7F6D3E48">
        <w:t xml:space="preserve"> and </w:t>
      </w:r>
      <w:r w:rsidRPr="00450753">
        <w:t>Action</w:t>
      </w:r>
      <w:r w:rsidRPr="7F6D3E48">
        <w:t xml:space="preserve">. In the Resume column, officers can click "View PDF" to open a student's document. The Feedback column contains text areas where the TPO can type specific advice (e.g., "okay done" or improvement tips). Once the feedback is written, the officer can click the purple </w:t>
      </w:r>
      <w:r w:rsidRPr="00450753">
        <w:t>"Send"</w:t>
      </w:r>
      <w:r w:rsidRPr="7F6D3E48">
        <w:t xml:space="preserve"> button in the Action column to transmit the suggestions to the respective student. The navigation bar indicates that the </w:t>
      </w:r>
      <w:r w:rsidRPr="00450753">
        <w:t>"Resume Insights"</w:t>
      </w:r>
      <w:r w:rsidRPr="7F6D3E48">
        <w:t xml:space="preserve"> tab is currently active.</w:t>
      </w:r>
    </w:p>
    <w:p w14:paraId="0620F66B" w14:textId="77777777" w:rsidR="00450753" w:rsidRDefault="00450753" w:rsidP="00C51045">
      <w:pPr>
        <w:spacing w:before="240" w:after="240"/>
        <w:jc w:val="both"/>
      </w:pPr>
    </w:p>
    <w:p w14:paraId="0A498148" w14:textId="253B01BE" w:rsidR="051B5939" w:rsidRPr="00450753" w:rsidRDefault="051B5939" w:rsidP="00450753">
      <w:pPr>
        <w:pStyle w:val="NormalWeb"/>
        <w:spacing w:before="299" w:beforeAutospacing="0" w:after="299" w:afterAutospacing="0"/>
        <w:jc w:val="center"/>
      </w:pPr>
      <w:r w:rsidRPr="00450753">
        <w:rPr>
          <w:noProof/>
        </w:rPr>
        <w:drawing>
          <wp:inline distT="0" distB="0" distL="0" distR="0" wp14:anchorId="7A87C099" wp14:editId="22CAD869">
            <wp:extent cx="5267325" cy="2533650"/>
            <wp:effectExtent l="0" t="0" r="0" b="0"/>
            <wp:docPr id="812318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18039" name="Picture 812318039"/>
                    <pic:cNvPicPr/>
                  </pic:nvPicPr>
                  <pic:blipFill>
                    <a:blip r:embed="rId46">
                      <a:extLst>
                        <a:ext uri="{28A0092B-C50C-407E-A947-70E740481C1C}">
                          <a14:useLocalDpi xmlns:a14="http://schemas.microsoft.com/office/drawing/2010/main"/>
                        </a:ext>
                      </a:extLst>
                    </a:blip>
                    <a:stretch>
                      <a:fillRect/>
                    </a:stretch>
                  </pic:blipFill>
                  <pic:spPr>
                    <a:xfrm>
                      <a:off x="0" y="0"/>
                      <a:ext cx="5267325" cy="2533650"/>
                    </a:xfrm>
                    <a:prstGeom prst="rect">
                      <a:avLst/>
                    </a:prstGeom>
                  </pic:spPr>
                </pic:pic>
              </a:graphicData>
            </a:graphic>
          </wp:inline>
        </w:drawing>
      </w:r>
      <w:r w:rsidR="0072682E" w:rsidRPr="0072682E">
        <w:t xml:space="preserve"> </w:t>
      </w:r>
      <w:r w:rsidR="0072682E">
        <w:t>Fig</w:t>
      </w:r>
      <w:r w:rsidR="0072682E" w:rsidRPr="000A01BE">
        <w:t xml:space="preserve"> </w:t>
      </w:r>
      <w:r w:rsidR="0072682E">
        <w:t>7.</w:t>
      </w:r>
      <w:r w:rsidR="0072682E" w:rsidRPr="000A01BE">
        <w:t>1</w:t>
      </w:r>
      <w:r w:rsidR="0072682E">
        <w:t>3</w:t>
      </w:r>
      <w:r w:rsidR="0072682E" w:rsidRPr="000A01BE">
        <w:t xml:space="preserve">: </w:t>
      </w:r>
      <w:r w:rsidR="7F6D3E48" w:rsidRPr="00450753">
        <w:t>Create Notification Page</w:t>
      </w:r>
    </w:p>
    <w:p w14:paraId="31C2F614" w14:textId="29660F24" w:rsidR="051B5939" w:rsidRDefault="7F6D3E48" w:rsidP="00C51045">
      <w:pPr>
        <w:spacing w:before="240" w:after="240"/>
        <w:jc w:val="both"/>
      </w:pPr>
      <w:r w:rsidRPr="7F6D3E48">
        <w:t xml:space="preserve">This screen enables the Training and Placement Officer to broadcast important updates and job drive details to the student body. The </w:t>
      </w:r>
      <w:r w:rsidRPr="00450753">
        <w:t>"Create Notification"</w:t>
      </w:r>
      <w:r w:rsidRPr="7F6D3E48">
        <w:t xml:space="preserve"> form includes a dropdown to select the category (e.g., Job Drive), an input for the Company Name, and a large text area for the message body. It also features specific eligibility filters for </w:t>
      </w:r>
      <w:r w:rsidRPr="00450753">
        <w:t xml:space="preserve">Min CPI, 10th %, </w:t>
      </w:r>
      <w:r w:rsidRPr="7F6D3E48">
        <w:t xml:space="preserve">and </w:t>
      </w:r>
      <w:r w:rsidRPr="00450753">
        <w:t>12th %</w:t>
      </w:r>
      <w:r w:rsidRPr="7F6D3E48">
        <w:t xml:space="preserve">. TPOs can attach PDF documents and choose between a </w:t>
      </w:r>
      <w:r w:rsidRPr="00450753">
        <w:t>"Public (All Students)"</w:t>
      </w:r>
      <w:r w:rsidRPr="7F6D3E48">
        <w:t xml:space="preserve"> or </w:t>
      </w:r>
      <w:r w:rsidRPr="00450753">
        <w:t>"Private (Selected Students)"</w:t>
      </w:r>
      <w:r w:rsidRPr="7F6D3E48">
        <w:t xml:space="preserve"> broadcast. A sidebar confirms </w:t>
      </w:r>
      <w:r w:rsidRPr="7F6D3E48">
        <w:lastRenderedPageBreak/>
        <w:t xml:space="preserve">that "Public Broadcast" is currently enabled, and a large purple </w:t>
      </w:r>
      <w:r w:rsidRPr="00450753">
        <w:t>"BROADCAST"</w:t>
      </w:r>
      <w:r w:rsidRPr="7F6D3E48">
        <w:t xml:space="preserve"> button at the bottom finalizes the announcement.</w:t>
      </w:r>
    </w:p>
    <w:p w14:paraId="2EF4B02B" w14:textId="77777777" w:rsidR="00450753" w:rsidRDefault="00450753" w:rsidP="00C51045">
      <w:pPr>
        <w:spacing w:before="240" w:after="240"/>
        <w:jc w:val="both"/>
      </w:pPr>
    </w:p>
    <w:p w14:paraId="5B163477" w14:textId="7BCE25B4" w:rsidR="051B5939" w:rsidRPr="00450753" w:rsidRDefault="051B5939" w:rsidP="00450753">
      <w:pPr>
        <w:spacing w:before="299" w:after="299"/>
        <w:jc w:val="center"/>
      </w:pPr>
      <w:r w:rsidRPr="00450753">
        <w:rPr>
          <w:noProof/>
        </w:rPr>
        <w:drawing>
          <wp:inline distT="0" distB="0" distL="0" distR="0" wp14:anchorId="6B2A856A" wp14:editId="28D06D7F">
            <wp:extent cx="5267325" cy="2524125"/>
            <wp:effectExtent l="0" t="0" r="0" b="0"/>
            <wp:docPr id="1415350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0197" name="Picture 1415350197"/>
                    <pic:cNvPicPr/>
                  </pic:nvPicPr>
                  <pic:blipFill>
                    <a:blip r:embed="rId47">
                      <a:extLst>
                        <a:ext uri="{28A0092B-C50C-407E-A947-70E740481C1C}">
                          <a14:useLocalDpi xmlns:a14="http://schemas.microsoft.com/office/drawing/2010/main"/>
                        </a:ext>
                      </a:extLst>
                    </a:blip>
                    <a:stretch>
                      <a:fillRect/>
                    </a:stretch>
                  </pic:blipFill>
                  <pic:spPr>
                    <a:xfrm>
                      <a:off x="0" y="0"/>
                      <a:ext cx="5267325" cy="2524125"/>
                    </a:xfrm>
                    <a:prstGeom prst="rect">
                      <a:avLst/>
                    </a:prstGeom>
                  </pic:spPr>
                </pic:pic>
              </a:graphicData>
            </a:graphic>
          </wp:inline>
        </w:drawing>
      </w:r>
      <w:r w:rsidR="0072682E" w:rsidRPr="0072682E">
        <w:t xml:space="preserve"> </w:t>
      </w:r>
      <w:r w:rsidR="0072682E">
        <w:t>Fig</w:t>
      </w:r>
      <w:r w:rsidR="0072682E" w:rsidRPr="000A01BE">
        <w:t xml:space="preserve"> </w:t>
      </w:r>
      <w:r w:rsidR="0072682E">
        <w:t>7.</w:t>
      </w:r>
      <w:r w:rsidR="0072682E" w:rsidRPr="000A01BE">
        <w:t>1</w:t>
      </w:r>
      <w:r w:rsidR="0072682E">
        <w:t>4</w:t>
      </w:r>
      <w:r w:rsidR="0072682E" w:rsidRPr="000A01BE">
        <w:t xml:space="preserve">: </w:t>
      </w:r>
      <w:r w:rsidR="7F6D3E48" w:rsidRPr="00450753">
        <w:t>Result Management Page</w:t>
      </w:r>
    </w:p>
    <w:p w14:paraId="4A4E8E5A" w14:textId="11148BEA" w:rsidR="051B5939" w:rsidRDefault="7F6D3E48" w:rsidP="00C51045">
      <w:pPr>
        <w:spacing w:before="240" w:after="240"/>
        <w:jc w:val="both"/>
      </w:pPr>
      <w:r w:rsidRPr="7F6D3E48">
        <w:t xml:space="preserve">This screen, found under the </w:t>
      </w:r>
      <w:r w:rsidRPr="00450753">
        <w:t>Application Tracker</w:t>
      </w:r>
      <w:r w:rsidRPr="7F6D3E48">
        <w:t xml:space="preserve"> tab, allows the Training and Placement Officer to manage and view the hiring results for various companies. The interface uses an accordion-style layout listing several companies (e.g., Company 1, </w:t>
      </w:r>
      <w:proofErr w:type="spellStart"/>
      <w:r w:rsidRPr="7F6D3E48">
        <w:t>Ignosys</w:t>
      </w:r>
      <w:proofErr w:type="spellEnd"/>
      <w:r w:rsidRPr="7F6D3E48">
        <w:t xml:space="preserve">, Company 2), each showing the number of applicants. Within the expanded section for </w:t>
      </w:r>
      <w:r w:rsidRPr="00450753">
        <w:t>"Company 2,"</w:t>
      </w:r>
      <w:r w:rsidRPr="7F6D3E48">
        <w:t xml:space="preserve"> a table lists specific student details, their offer letter status (e.g., "Pending"), and their final selection status (e.g.,</w:t>
      </w:r>
      <w:r w:rsidRPr="00450753">
        <w:t xml:space="preserve"> SELECTED</w:t>
      </w:r>
      <w:r w:rsidRPr="7F6D3E48">
        <w:t xml:space="preserve"> or </w:t>
      </w:r>
      <w:r w:rsidRPr="00450753">
        <w:t>REJECTED</w:t>
      </w:r>
      <w:r w:rsidRPr="7F6D3E48">
        <w:t xml:space="preserve">). An </w:t>
      </w:r>
      <w:r w:rsidRPr="00450753">
        <w:t>"EDIT RESULTS"</w:t>
      </w:r>
      <w:r w:rsidRPr="7F6D3E48">
        <w:t xml:space="preserve"> button and a search bar are provided to help the officer quickly update and manage the outcomes of the recruitment drives.</w:t>
      </w:r>
    </w:p>
    <w:p w14:paraId="5DBEA1C8" w14:textId="77777777" w:rsidR="00450753" w:rsidRDefault="00450753" w:rsidP="00C51045">
      <w:pPr>
        <w:spacing w:before="240" w:after="240"/>
        <w:jc w:val="both"/>
      </w:pPr>
    </w:p>
    <w:p w14:paraId="2668C148" w14:textId="538C2483" w:rsidR="051B5939" w:rsidRPr="00450753" w:rsidRDefault="051B5939" w:rsidP="00450753">
      <w:pPr>
        <w:spacing w:before="299" w:after="299"/>
        <w:jc w:val="center"/>
      </w:pPr>
      <w:r w:rsidRPr="00450753">
        <w:rPr>
          <w:noProof/>
        </w:rPr>
        <w:drawing>
          <wp:inline distT="0" distB="0" distL="0" distR="0" wp14:anchorId="38AC1E4A" wp14:editId="4B55EFEB">
            <wp:extent cx="5267325" cy="2695575"/>
            <wp:effectExtent l="0" t="0" r="0" b="0"/>
            <wp:docPr id="1114181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1643" name="Picture 1114181643"/>
                    <pic:cNvPicPr/>
                  </pic:nvPicPr>
                  <pic:blipFill>
                    <a:blip r:embed="rId48">
                      <a:extLst>
                        <a:ext uri="{28A0092B-C50C-407E-A947-70E740481C1C}">
                          <a14:useLocalDpi xmlns:a14="http://schemas.microsoft.com/office/drawing/2010/main"/>
                        </a:ext>
                      </a:extLst>
                    </a:blip>
                    <a:stretch>
                      <a:fillRect/>
                    </a:stretch>
                  </pic:blipFill>
                  <pic:spPr>
                    <a:xfrm>
                      <a:off x="0" y="0"/>
                      <a:ext cx="5267325" cy="2695575"/>
                    </a:xfrm>
                    <a:prstGeom prst="rect">
                      <a:avLst/>
                    </a:prstGeom>
                  </pic:spPr>
                </pic:pic>
              </a:graphicData>
            </a:graphic>
          </wp:inline>
        </w:drawing>
      </w:r>
      <w:r w:rsidR="0072682E" w:rsidRPr="0072682E">
        <w:t xml:space="preserve"> </w:t>
      </w:r>
      <w:r w:rsidR="0072682E">
        <w:t>Fig</w:t>
      </w:r>
      <w:r w:rsidR="0072682E" w:rsidRPr="000A01BE">
        <w:t xml:space="preserve"> </w:t>
      </w:r>
      <w:r w:rsidR="0072682E">
        <w:t>7.</w:t>
      </w:r>
      <w:r w:rsidR="0072682E" w:rsidRPr="000A01BE">
        <w:t>1</w:t>
      </w:r>
      <w:r w:rsidR="0072682E">
        <w:t>5</w:t>
      </w:r>
      <w:r w:rsidR="0072682E" w:rsidRPr="000A01BE">
        <w:t xml:space="preserve">: </w:t>
      </w:r>
      <w:r w:rsidR="7F6D3E48" w:rsidRPr="00450753">
        <w:t>Placement Summary Page</w:t>
      </w:r>
    </w:p>
    <w:p w14:paraId="42B31D27" w14:textId="40BAAC39" w:rsidR="051B5939" w:rsidRPr="00450753" w:rsidRDefault="7F6D3E48" w:rsidP="00C51045">
      <w:pPr>
        <w:spacing w:before="240" w:after="240"/>
        <w:jc w:val="both"/>
      </w:pPr>
      <w:r w:rsidRPr="00450753">
        <w:lastRenderedPageBreak/>
        <w:t>This final administrative screen provides a consolidated report of all successfully placed students. Titled "Placement Summary (Unique Placed Students Only)," the page features a comprehensive table with columns for Student Name, Company, Final CTC (LPA), and Selection Date. The list shows various successful candidates, such as those placed at "Master Card" with a CTC of ₹9 LPA and others at different companies with packages ranging from ₹3 LPA to ₹20 LPA. For administrative record-keeping, the TPO can use the search bar to filter data or click the green "DOWNLOAD EXCEL" button to export the entire placement report.</w:t>
      </w:r>
    </w:p>
    <w:p w14:paraId="7300CBCE" w14:textId="0097901B" w:rsidR="00DD3880" w:rsidRDefault="00DD3880" w:rsidP="00C51045">
      <w:pPr>
        <w:spacing w:before="240" w:after="240"/>
        <w:jc w:val="both"/>
      </w:pPr>
    </w:p>
    <w:p w14:paraId="51800F6F" w14:textId="38DCF4EF" w:rsidR="00DD3880" w:rsidRDefault="00DD3880" w:rsidP="00C51045">
      <w:pPr>
        <w:spacing w:before="240" w:after="240"/>
        <w:jc w:val="both"/>
      </w:pPr>
    </w:p>
    <w:p w14:paraId="0FAD5170" w14:textId="0719FCA6" w:rsidR="00DD3880" w:rsidRDefault="00DD3880" w:rsidP="00C51045">
      <w:pPr>
        <w:spacing w:before="240" w:after="240"/>
        <w:jc w:val="both"/>
      </w:pPr>
    </w:p>
    <w:p w14:paraId="0AFE204F" w14:textId="522A2C6C" w:rsidR="00DD3880" w:rsidRDefault="00DD3880" w:rsidP="00C51045">
      <w:pPr>
        <w:spacing w:before="240" w:after="240"/>
        <w:jc w:val="both"/>
      </w:pPr>
    </w:p>
    <w:p w14:paraId="36F70E24" w14:textId="3EE64BED" w:rsidR="00DD3880" w:rsidRDefault="00DD3880" w:rsidP="00C51045">
      <w:pPr>
        <w:spacing w:before="240" w:after="240"/>
        <w:jc w:val="both"/>
      </w:pPr>
    </w:p>
    <w:p w14:paraId="23FB9C90" w14:textId="06B21583" w:rsidR="00DD3880" w:rsidRDefault="00DD3880" w:rsidP="00C51045">
      <w:pPr>
        <w:spacing w:before="240" w:after="240"/>
        <w:jc w:val="both"/>
      </w:pPr>
    </w:p>
    <w:p w14:paraId="78EFE3DB" w14:textId="26053B47" w:rsidR="00DD3880" w:rsidRDefault="00DD3880" w:rsidP="00C51045">
      <w:pPr>
        <w:spacing w:before="240" w:after="240"/>
        <w:jc w:val="both"/>
      </w:pPr>
    </w:p>
    <w:p w14:paraId="31BFC9DE" w14:textId="25B01088" w:rsidR="00DD3880" w:rsidRDefault="00DD3880" w:rsidP="00C51045">
      <w:pPr>
        <w:spacing w:before="240" w:after="240"/>
        <w:jc w:val="both"/>
      </w:pPr>
    </w:p>
    <w:p w14:paraId="6E7704CD" w14:textId="77777777" w:rsidR="00DD3880" w:rsidRDefault="00DD3880" w:rsidP="00C51045">
      <w:pPr>
        <w:spacing w:before="240" w:after="240"/>
        <w:jc w:val="both"/>
      </w:pPr>
    </w:p>
    <w:p w14:paraId="180C985C" w14:textId="77777777" w:rsidR="00450753" w:rsidRDefault="00450753" w:rsidP="00C51045">
      <w:pPr>
        <w:spacing w:before="240" w:after="240"/>
        <w:jc w:val="both"/>
      </w:pPr>
    </w:p>
    <w:p w14:paraId="79A4DDF6" w14:textId="77777777" w:rsidR="00450753" w:rsidRDefault="00450753" w:rsidP="00C51045">
      <w:pPr>
        <w:spacing w:before="240" w:after="240"/>
        <w:jc w:val="both"/>
      </w:pPr>
    </w:p>
    <w:p w14:paraId="01746C19" w14:textId="77777777" w:rsidR="00450753" w:rsidRDefault="00450753" w:rsidP="00C51045">
      <w:pPr>
        <w:spacing w:before="240" w:after="240"/>
        <w:jc w:val="both"/>
      </w:pPr>
    </w:p>
    <w:p w14:paraId="0D1296CA" w14:textId="77777777" w:rsidR="00450753" w:rsidRDefault="00450753" w:rsidP="00C51045">
      <w:pPr>
        <w:spacing w:before="240" w:after="240"/>
        <w:jc w:val="both"/>
      </w:pPr>
    </w:p>
    <w:p w14:paraId="426556C8" w14:textId="77777777" w:rsidR="00450753" w:rsidRDefault="00450753" w:rsidP="00C51045">
      <w:pPr>
        <w:spacing w:before="240" w:after="240"/>
        <w:jc w:val="both"/>
      </w:pPr>
    </w:p>
    <w:p w14:paraId="710B2841" w14:textId="77777777" w:rsidR="00450753" w:rsidRDefault="00450753" w:rsidP="00C51045">
      <w:pPr>
        <w:spacing w:before="240" w:after="240"/>
        <w:jc w:val="both"/>
      </w:pPr>
    </w:p>
    <w:p w14:paraId="28A52BA9" w14:textId="77777777" w:rsidR="00C81982" w:rsidRDefault="00C81982" w:rsidP="00C51045">
      <w:pPr>
        <w:spacing w:before="240" w:after="240"/>
        <w:jc w:val="both"/>
      </w:pPr>
    </w:p>
    <w:p w14:paraId="10695E7C" w14:textId="77777777" w:rsidR="00C81982" w:rsidRDefault="00C81982" w:rsidP="00C51045">
      <w:pPr>
        <w:spacing w:before="240" w:after="240"/>
        <w:jc w:val="both"/>
      </w:pPr>
    </w:p>
    <w:p w14:paraId="680A0AF7" w14:textId="77777777" w:rsidR="00C81982" w:rsidRDefault="00C81982" w:rsidP="00C51045">
      <w:pPr>
        <w:spacing w:before="240" w:after="240"/>
        <w:jc w:val="both"/>
      </w:pPr>
    </w:p>
    <w:p w14:paraId="730CAD4D" w14:textId="77777777" w:rsidR="00C81982" w:rsidRDefault="00C81982" w:rsidP="00C51045">
      <w:pPr>
        <w:spacing w:before="240" w:after="240"/>
        <w:jc w:val="both"/>
      </w:pPr>
    </w:p>
    <w:p w14:paraId="2DBAA2DC" w14:textId="77777777" w:rsidR="00CF47CA" w:rsidRDefault="00CF47CA" w:rsidP="7F6D3E48">
      <w:pPr>
        <w:pStyle w:val="NormalWeb"/>
        <w:spacing w:before="240" w:beforeAutospacing="0" w:after="240" w:afterAutospacing="0"/>
        <w:sectPr w:rsidR="00CF47CA" w:rsidSect="00940846">
          <w:headerReference w:type="default" r:id="rId49"/>
          <w:footerReference w:type="default" r:id="rId50"/>
          <w:pgSz w:w="11906" w:h="16838" w:code="9"/>
          <w:pgMar w:top="1440" w:right="1440" w:bottom="1440" w:left="2160" w:header="720" w:footer="720" w:gutter="0"/>
          <w:cols w:space="720"/>
          <w:docGrid w:linePitch="360"/>
        </w:sectPr>
      </w:pPr>
    </w:p>
    <w:p w14:paraId="0531127A" w14:textId="20FD3A84" w:rsidR="051B5939" w:rsidRDefault="051B5939" w:rsidP="7F6D3E48">
      <w:pPr>
        <w:pStyle w:val="NormalWeb"/>
        <w:spacing w:before="240" w:beforeAutospacing="0" w:after="240" w:afterAutospacing="0"/>
      </w:pPr>
    </w:p>
    <w:p w14:paraId="1B791633" w14:textId="6B977416" w:rsidR="000C5212" w:rsidRPr="00DE4273" w:rsidRDefault="000A01BE" w:rsidP="00C51045">
      <w:pPr>
        <w:pStyle w:val="NormalWeb"/>
        <w:jc w:val="both"/>
        <w:rPr>
          <w:b/>
          <w:bCs/>
          <w:sz w:val="32"/>
          <w:szCs w:val="32"/>
          <w:u w:val="single"/>
        </w:rPr>
      </w:pPr>
      <w:r w:rsidRPr="00DE4273">
        <w:rPr>
          <w:b/>
          <w:bCs/>
          <w:sz w:val="32"/>
          <w:szCs w:val="32"/>
          <w:u w:val="single"/>
        </w:rPr>
        <w:t>8</w:t>
      </w:r>
      <w:r w:rsidR="000C5212" w:rsidRPr="00DE4273">
        <w:rPr>
          <w:b/>
          <w:bCs/>
          <w:sz w:val="32"/>
          <w:szCs w:val="32"/>
          <w:u w:val="single"/>
        </w:rPr>
        <w:t>. LIMITATION AND FUTURE ENHANCEMENT</w:t>
      </w:r>
    </w:p>
    <w:p w14:paraId="6D43ADF4" w14:textId="304951C2" w:rsidR="000C5212" w:rsidRDefault="00257EF2" w:rsidP="00C408CA">
      <w:pPr>
        <w:pStyle w:val="NormalWeb"/>
        <w:spacing w:before="0" w:beforeAutospacing="0" w:after="0" w:afterAutospacing="0"/>
        <w:jc w:val="both"/>
        <w:rPr>
          <w:b/>
          <w:bCs/>
          <w:sz w:val="28"/>
          <w:szCs w:val="28"/>
        </w:rPr>
      </w:pPr>
      <w:r>
        <w:rPr>
          <w:b/>
          <w:bCs/>
          <w:sz w:val="28"/>
          <w:szCs w:val="28"/>
        </w:rPr>
        <w:tab/>
      </w:r>
      <w:r w:rsidR="000A01BE">
        <w:rPr>
          <w:b/>
          <w:bCs/>
          <w:sz w:val="28"/>
          <w:szCs w:val="28"/>
        </w:rPr>
        <w:t>8</w:t>
      </w:r>
      <w:r w:rsidRPr="00257EF2">
        <w:rPr>
          <w:b/>
          <w:bCs/>
          <w:sz w:val="28"/>
          <w:szCs w:val="28"/>
        </w:rPr>
        <w:t>.1 LIMITATIONS</w:t>
      </w:r>
    </w:p>
    <w:p w14:paraId="25173DC2" w14:textId="61F74ADC" w:rsidR="005F4534" w:rsidRPr="005F4534" w:rsidRDefault="005F4534" w:rsidP="00C408CA">
      <w:pPr>
        <w:pStyle w:val="NormalWeb"/>
        <w:spacing w:before="0" w:beforeAutospacing="0" w:after="0" w:afterAutospacing="0"/>
        <w:ind w:left="720"/>
        <w:jc w:val="both"/>
      </w:pPr>
      <w:r w:rsidRPr="005F4534">
        <w:t>Despite the portal's robust features for placement management, certain limitations exist in the current version:</w:t>
      </w:r>
    </w:p>
    <w:p w14:paraId="07A909B5" w14:textId="77777777" w:rsidR="005F4534" w:rsidRPr="005F4534" w:rsidRDefault="005F4534" w:rsidP="00C408CA">
      <w:pPr>
        <w:numPr>
          <w:ilvl w:val="0"/>
          <w:numId w:val="22"/>
        </w:numPr>
        <w:suppressAutoHyphens w:val="0"/>
        <w:jc w:val="both"/>
        <w:rPr>
          <w:lang w:bidi="gu-IN"/>
        </w:rPr>
      </w:pPr>
      <w:r w:rsidRPr="005F4534">
        <w:rPr>
          <w:b/>
          <w:bCs/>
          <w:lang w:bidi="gu-IN"/>
        </w:rPr>
        <w:t>File Format Restriction:</w:t>
      </w:r>
      <w:r w:rsidRPr="005F4534">
        <w:rPr>
          <w:lang w:bidi="gu-IN"/>
        </w:rPr>
        <w:t xml:space="preserve"> The system is strictly limited to PDF uploads for resumes to ensure consistency; however, this prevents students from uploading other formats like .docx.</w:t>
      </w:r>
    </w:p>
    <w:p w14:paraId="7AE60A24" w14:textId="77777777" w:rsidR="005F4534" w:rsidRPr="005F4534" w:rsidRDefault="005F4534" w:rsidP="00C408CA">
      <w:pPr>
        <w:numPr>
          <w:ilvl w:val="0"/>
          <w:numId w:val="22"/>
        </w:numPr>
        <w:suppressAutoHyphens w:val="0"/>
        <w:jc w:val="both"/>
        <w:rPr>
          <w:lang w:bidi="gu-IN"/>
        </w:rPr>
      </w:pPr>
      <w:r w:rsidRPr="005F4534">
        <w:rPr>
          <w:b/>
          <w:bCs/>
          <w:lang w:bidi="gu-IN"/>
        </w:rPr>
        <w:t>Single TPO Constraint:</w:t>
      </w:r>
      <w:r w:rsidRPr="005F4534">
        <w:rPr>
          <w:lang w:bidi="gu-IN"/>
        </w:rPr>
        <w:t xml:space="preserve"> The current architecture supports only one TPO per branch, which may cause a bottleneck in larger departments with multiple placement coordinators.</w:t>
      </w:r>
    </w:p>
    <w:p w14:paraId="661FF96B" w14:textId="77777777" w:rsidR="005F4534" w:rsidRPr="005F4534" w:rsidRDefault="005F4534" w:rsidP="00C408CA">
      <w:pPr>
        <w:numPr>
          <w:ilvl w:val="0"/>
          <w:numId w:val="22"/>
        </w:numPr>
        <w:suppressAutoHyphens w:val="0"/>
        <w:jc w:val="both"/>
        <w:rPr>
          <w:lang w:bidi="gu-IN"/>
        </w:rPr>
      </w:pPr>
      <w:r w:rsidRPr="005F4534">
        <w:rPr>
          <w:b/>
          <w:bCs/>
          <w:lang w:bidi="gu-IN"/>
        </w:rPr>
        <w:t>Static Eligibility Rules:</w:t>
      </w:r>
      <w:r w:rsidRPr="005F4534">
        <w:rPr>
          <w:lang w:bidi="gu-IN"/>
        </w:rPr>
        <w:t xml:space="preserve"> Eligibility is currently calculated based on fixed parameters like CGPA; it does not yet account for complex criteria such as specific course grades or project-based weights.</w:t>
      </w:r>
    </w:p>
    <w:p w14:paraId="73B05EE7" w14:textId="249CBB7B" w:rsidR="005F4534" w:rsidRDefault="005F4534" w:rsidP="00C408CA">
      <w:pPr>
        <w:numPr>
          <w:ilvl w:val="0"/>
          <w:numId w:val="22"/>
        </w:numPr>
        <w:suppressAutoHyphens w:val="0"/>
        <w:jc w:val="both"/>
        <w:rPr>
          <w:lang w:bidi="gu-IN"/>
        </w:rPr>
      </w:pPr>
      <w:r w:rsidRPr="005F4534">
        <w:rPr>
          <w:b/>
          <w:bCs/>
          <w:lang w:bidi="gu-IN"/>
        </w:rPr>
        <w:t>One-Job Policy:</w:t>
      </w:r>
      <w:r w:rsidRPr="005F4534">
        <w:rPr>
          <w:lang w:bidi="gu-IN"/>
        </w:rPr>
        <w:t xml:space="preserve"> The system automatically blocks a student from all future drives once marked as "placed," which does not allow for "Dream" or "Super Dream" company upgrade opportunities.</w:t>
      </w:r>
    </w:p>
    <w:p w14:paraId="7C1C6E13" w14:textId="77777777" w:rsidR="005F4534" w:rsidRDefault="005F4534" w:rsidP="00C51045">
      <w:pPr>
        <w:suppressAutoHyphens w:val="0"/>
        <w:spacing w:before="100" w:beforeAutospacing="1" w:after="100" w:afterAutospacing="1"/>
        <w:ind w:left="720"/>
        <w:jc w:val="both"/>
        <w:rPr>
          <w:b/>
          <w:bCs/>
          <w:lang w:bidi="gu-IN"/>
        </w:rPr>
      </w:pPr>
    </w:p>
    <w:p w14:paraId="595372B6" w14:textId="2BB0AA7D" w:rsidR="005F4534" w:rsidRDefault="000A01BE" w:rsidP="00C408CA">
      <w:pPr>
        <w:suppressAutoHyphens w:val="0"/>
        <w:ind w:left="720"/>
        <w:jc w:val="both"/>
        <w:rPr>
          <w:b/>
          <w:bCs/>
          <w:sz w:val="28"/>
          <w:szCs w:val="28"/>
          <w:lang w:bidi="gu-IN"/>
        </w:rPr>
      </w:pPr>
      <w:r>
        <w:rPr>
          <w:b/>
          <w:bCs/>
          <w:sz w:val="28"/>
          <w:szCs w:val="28"/>
        </w:rPr>
        <w:t>8</w:t>
      </w:r>
      <w:r w:rsidR="00F13A40" w:rsidRPr="00F13A40">
        <w:rPr>
          <w:b/>
          <w:bCs/>
          <w:sz w:val="28"/>
          <w:szCs w:val="28"/>
        </w:rPr>
        <w:t>.2 FUTURE ENHANCEMENT</w:t>
      </w:r>
    </w:p>
    <w:p w14:paraId="51824849" w14:textId="77777777" w:rsidR="00EE60AE" w:rsidRPr="00EE60AE" w:rsidRDefault="00EE60AE" w:rsidP="00C408CA">
      <w:pPr>
        <w:suppressAutoHyphens w:val="0"/>
        <w:ind w:left="720"/>
        <w:jc w:val="both"/>
        <w:rPr>
          <w:lang w:bidi="gu-IN"/>
        </w:rPr>
      </w:pPr>
      <w:r w:rsidRPr="00EE60AE">
        <w:rPr>
          <w:lang w:bidi="gu-IN"/>
        </w:rPr>
        <w:t>To improve the utility and scalability of the portal, the following enhancements are planned for future versions:</w:t>
      </w:r>
    </w:p>
    <w:p w14:paraId="0E1BFDC0" w14:textId="77777777" w:rsidR="00EE60AE" w:rsidRPr="00EE60AE" w:rsidRDefault="00EE60AE" w:rsidP="00C408CA">
      <w:pPr>
        <w:numPr>
          <w:ilvl w:val="0"/>
          <w:numId w:val="23"/>
        </w:numPr>
        <w:suppressAutoHyphens w:val="0"/>
        <w:jc w:val="both"/>
        <w:rPr>
          <w:lang w:bidi="gu-IN"/>
        </w:rPr>
      </w:pPr>
      <w:r w:rsidRPr="00EE60AE">
        <w:rPr>
          <w:b/>
          <w:bCs/>
          <w:lang w:bidi="gu-IN"/>
        </w:rPr>
        <w:t>AI Resume Parser:</w:t>
      </w:r>
      <w:r w:rsidRPr="00EE60AE">
        <w:rPr>
          <w:lang w:bidi="gu-IN"/>
        </w:rPr>
        <w:t xml:space="preserve"> Integration of Machine Learning models to automatically extract skills and experience from uploaded PDFs to populate student profiles.</w:t>
      </w:r>
    </w:p>
    <w:p w14:paraId="62E2716F" w14:textId="77777777" w:rsidR="00EE60AE" w:rsidRPr="00EE60AE" w:rsidRDefault="00EE60AE" w:rsidP="00C408CA">
      <w:pPr>
        <w:numPr>
          <w:ilvl w:val="0"/>
          <w:numId w:val="23"/>
        </w:numPr>
        <w:suppressAutoHyphens w:val="0"/>
        <w:jc w:val="both"/>
        <w:rPr>
          <w:lang w:bidi="gu-IN"/>
        </w:rPr>
      </w:pPr>
      <w:r w:rsidRPr="00EE60AE">
        <w:rPr>
          <w:b/>
          <w:bCs/>
          <w:lang w:bidi="gu-IN"/>
        </w:rPr>
        <w:t>Automated Interview Scheduling:</w:t>
      </w:r>
      <w:r w:rsidRPr="00EE60AE">
        <w:rPr>
          <w:lang w:bidi="gu-IN"/>
        </w:rPr>
        <w:t xml:space="preserve"> Adding a module to sync with Google Calendar for automated scheduling of hiring rounds and technical interviews.</w:t>
      </w:r>
    </w:p>
    <w:p w14:paraId="2426A27E" w14:textId="77777777" w:rsidR="00EE60AE" w:rsidRPr="00EE60AE" w:rsidRDefault="00EE60AE" w:rsidP="00C408CA">
      <w:pPr>
        <w:numPr>
          <w:ilvl w:val="0"/>
          <w:numId w:val="23"/>
        </w:numPr>
        <w:suppressAutoHyphens w:val="0"/>
        <w:jc w:val="both"/>
        <w:rPr>
          <w:lang w:bidi="gu-IN"/>
        </w:rPr>
      </w:pPr>
      <w:r w:rsidRPr="00EE60AE">
        <w:rPr>
          <w:b/>
          <w:bCs/>
          <w:lang w:bidi="gu-IN"/>
        </w:rPr>
        <w:t>Multi-Branch Support:</w:t>
      </w:r>
      <w:r w:rsidRPr="00EE60AE">
        <w:rPr>
          <w:lang w:bidi="gu-IN"/>
        </w:rPr>
        <w:t xml:space="preserve"> Scaling the system architecture to support a centralized "Super Admin" who can oversee placement statistics across all college branches simultaneously.</w:t>
      </w:r>
    </w:p>
    <w:p w14:paraId="74BB0CFE" w14:textId="7C31E395" w:rsidR="00F06EB4" w:rsidRPr="00EE60AE" w:rsidRDefault="00EE60AE" w:rsidP="00C408CA">
      <w:pPr>
        <w:numPr>
          <w:ilvl w:val="0"/>
          <w:numId w:val="23"/>
        </w:numPr>
        <w:suppressAutoHyphens w:val="0"/>
        <w:jc w:val="both"/>
        <w:rPr>
          <w:lang w:bidi="gu-IN"/>
        </w:rPr>
      </w:pPr>
      <w:r w:rsidRPr="00EE60AE">
        <w:rPr>
          <w:b/>
          <w:bCs/>
          <w:lang w:bidi="gu-IN"/>
        </w:rPr>
        <w:t>Mobile Application:</w:t>
      </w:r>
      <w:r w:rsidRPr="00EE60AE">
        <w:rPr>
          <w:lang w:bidi="gu-IN"/>
        </w:rPr>
        <w:t xml:space="preserve"> Developing a dedicated Android/iOS mobile application to provide push notifications for upcoming drives and status updates.</w:t>
      </w:r>
    </w:p>
    <w:p w14:paraId="6CA80FE4" w14:textId="67000CAE" w:rsidR="00EE60AE" w:rsidRDefault="00EE60AE" w:rsidP="00C408CA">
      <w:pPr>
        <w:numPr>
          <w:ilvl w:val="0"/>
          <w:numId w:val="23"/>
        </w:numPr>
        <w:suppressAutoHyphens w:val="0"/>
        <w:jc w:val="both"/>
        <w:rPr>
          <w:lang w:bidi="gu-IN"/>
        </w:rPr>
      </w:pPr>
      <w:r w:rsidRPr="00EE60AE">
        <w:rPr>
          <w:b/>
          <w:bCs/>
          <w:lang w:bidi="gu-IN"/>
        </w:rPr>
        <w:t>Placement Predictor:</w:t>
      </w:r>
      <w:r w:rsidRPr="00EE60AE">
        <w:rPr>
          <w:lang w:bidi="gu-IN"/>
        </w:rPr>
        <w:t xml:space="preserve"> Implementing data analytics to predict a student's likelihood of being placed in a specific company based on historical placement data and performance.</w:t>
      </w:r>
    </w:p>
    <w:p w14:paraId="15A7CD8E" w14:textId="77777777" w:rsidR="00D80C84" w:rsidRDefault="00D80C84" w:rsidP="00DD3880">
      <w:pPr>
        <w:suppressAutoHyphens w:val="0"/>
        <w:spacing w:before="100" w:beforeAutospacing="1" w:after="100" w:afterAutospacing="1"/>
        <w:jc w:val="both"/>
        <w:rPr>
          <w:lang w:bidi="gu-IN"/>
        </w:rPr>
        <w:sectPr w:rsidR="00D80C84" w:rsidSect="00940846">
          <w:headerReference w:type="default" r:id="rId51"/>
          <w:footerReference w:type="default" r:id="rId52"/>
          <w:pgSz w:w="11906" w:h="16838" w:code="9"/>
          <w:pgMar w:top="1440" w:right="1440" w:bottom="1440" w:left="2160" w:header="720" w:footer="720" w:gutter="0"/>
          <w:cols w:space="720"/>
          <w:docGrid w:linePitch="360"/>
        </w:sectPr>
      </w:pPr>
    </w:p>
    <w:p w14:paraId="541BDF71" w14:textId="77777777" w:rsidR="006E3980" w:rsidRDefault="006E3980" w:rsidP="00C51045">
      <w:pPr>
        <w:suppressAutoHyphens w:val="0"/>
        <w:spacing w:before="100" w:beforeAutospacing="1" w:after="100" w:afterAutospacing="1"/>
        <w:jc w:val="both"/>
        <w:rPr>
          <w:b/>
          <w:bCs/>
          <w:lang w:bidi="gu-IN"/>
        </w:rPr>
      </w:pPr>
    </w:p>
    <w:p w14:paraId="443247BC" w14:textId="7BBC4AB7" w:rsidR="006E3980" w:rsidRPr="00DE4273" w:rsidRDefault="000A01BE" w:rsidP="00C51045">
      <w:pPr>
        <w:suppressAutoHyphens w:val="0"/>
        <w:spacing w:before="100" w:beforeAutospacing="1" w:after="100" w:afterAutospacing="1"/>
        <w:jc w:val="both"/>
        <w:rPr>
          <w:b/>
          <w:bCs/>
          <w:sz w:val="32"/>
          <w:szCs w:val="32"/>
          <w:u w:val="single"/>
          <w:lang w:bidi="gu-IN"/>
        </w:rPr>
      </w:pPr>
      <w:r w:rsidRPr="00DE4273">
        <w:rPr>
          <w:b/>
          <w:bCs/>
          <w:sz w:val="32"/>
          <w:szCs w:val="32"/>
          <w:u w:val="single"/>
        </w:rPr>
        <w:t>9</w:t>
      </w:r>
      <w:r w:rsidR="00975F4F" w:rsidRPr="00DE4273">
        <w:rPr>
          <w:b/>
          <w:bCs/>
          <w:sz w:val="32"/>
          <w:szCs w:val="32"/>
          <w:u w:val="single"/>
        </w:rPr>
        <w:t>.0 CONCLUSION AND DISCUSSION</w:t>
      </w:r>
    </w:p>
    <w:p w14:paraId="7991A71E" w14:textId="28155928" w:rsidR="00F13A40" w:rsidRDefault="000A01BE" w:rsidP="00DE4273">
      <w:pPr>
        <w:suppressAutoHyphens w:val="0"/>
        <w:ind w:left="720"/>
        <w:jc w:val="both"/>
        <w:rPr>
          <w:b/>
          <w:bCs/>
          <w:sz w:val="28"/>
          <w:szCs w:val="28"/>
          <w:lang w:bidi="gu-IN"/>
        </w:rPr>
      </w:pPr>
      <w:r>
        <w:rPr>
          <w:b/>
          <w:bCs/>
          <w:sz w:val="28"/>
          <w:szCs w:val="28"/>
        </w:rPr>
        <w:t>9</w:t>
      </w:r>
      <w:r w:rsidR="00975F4F" w:rsidRPr="00975F4F">
        <w:rPr>
          <w:b/>
          <w:bCs/>
          <w:sz w:val="28"/>
          <w:szCs w:val="28"/>
        </w:rPr>
        <w:t>.1 CONCLUSIONS AND FUTURE ENHANCEMENT</w:t>
      </w:r>
    </w:p>
    <w:p w14:paraId="4F0ABA5F" w14:textId="7FF60DFF" w:rsidR="00B8634A" w:rsidRDefault="00DE4273" w:rsidP="00DE4273">
      <w:pPr>
        <w:pStyle w:val="NormalWeb"/>
        <w:spacing w:before="0" w:beforeAutospacing="0" w:after="0" w:afterAutospacing="0"/>
        <w:ind w:left="720"/>
        <w:jc w:val="both"/>
      </w:pPr>
      <w:r>
        <w:t>D</w:t>
      </w:r>
      <w:r w:rsidR="00B8634A">
        <w:t xml:space="preserve">evelopment of the </w:t>
      </w:r>
      <w:r w:rsidR="00B8634A" w:rsidRPr="00DE4273">
        <w:t>TPO &amp; Student Placement Management Portal</w:t>
      </w:r>
      <w:r>
        <w:t xml:space="preserve"> </w:t>
      </w:r>
      <w:r w:rsidR="00B8634A">
        <w:t>has successfully addressed the primary goal of digitizing and automating the manual recruitment process within the college. By centralizing student data, resume feedback, and drive management into a single platform, the system has reduced administrative overhead and improved transparency for students.</w:t>
      </w:r>
    </w:p>
    <w:p w14:paraId="699CA5A7" w14:textId="77777777" w:rsidR="00B8634A" w:rsidRDefault="00B8634A" w:rsidP="00DE4273">
      <w:pPr>
        <w:pStyle w:val="NormalWeb"/>
        <w:spacing w:before="0" w:beforeAutospacing="0" w:after="0" w:afterAutospacing="0"/>
        <w:ind w:left="720"/>
        <w:jc w:val="both"/>
      </w:pPr>
      <w:r>
        <w:t xml:space="preserve">As the portal moves into its next phase, future enhancements will focus on integrating </w:t>
      </w:r>
      <w:r w:rsidRPr="00DE4273">
        <w:t>Artificial Intelligence</w:t>
      </w:r>
      <w:r>
        <w:t xml:space="preserve"> for automated resume parsing and expanding the system to support a </w:t>
      </w:r>
      <w:r w:rsidRPr="00DE4273">
        <w:t>Centralized Super-Admin</w:t>
      </w:r>
      <w:r>
        <w:t xml:space="preserve"> role for multi-branch monitoring. These steps will ensure the system remains a scalable and long-term solution for campus placements.</w:t>
      </w:r>
    </w:p>
    <w:p w14:paraId="7E73B86E" w14:textId="77777777" w:rsidR="00B8634A" w:rsidRDefault="00B8634A" w:rsidP="00C51045">
      <w:pPr>
        <w:pStyle w:val="NormalWeb"/>
        <w:ind w:left="720"/>
        <w:jc w:val="both"/>
      </w:pPr>
    </w:p>
    <w:p w14:paraId="53C52DF0" w14:textId="24E5E5AF" w:rsidR="00B8634A" w:rsidRDefault="000A01BE" w:rsidP="00C51045">
      <w:pPr>
        <w:pStyle w:val="NormalWeb"/>
        <w:ind w:left="720"/>
        <w:jc w:val="both"/>
        <w:rPr>
          <w:b/>
          <w:bCs/>
          <w:sz w:val="28"/>
          <w:szCs w:val="28"/>
        </w:rPr>
      </w:pPr>
      <w:r>
        <w:rPr>
          <w:b/>
          <w:bCs/>
          <w:sz w:val="28"/>
          <w:szCs w:val="28"/>
        </w:rPr>
        <w:t>9</w:t>
      </w:r>
      <w:r w:rsidR="00353090" w:rsidRPr="00353090">
        <w:rPr>
          <w:b/>
          <w:bCs/>
          <w:sz w:val="28"/>
          <w:szCs w:val="28"/>
        </w:rPr>
        <w:t>.2 DISCUSSION</w:t>
      </w:r>
    </w:p>
    <w:p w14:paraId="3F07D998" w14:textId="3B827837" w:rsidR="00353090" w:rsidRDefault="00353090" w:rsidP="00DE4273">
      <w:pPr>
        <w:pStyle w:val="NormalWeb"/>
        <w:spacing w:before="0" w:beforeAutospacing="0" w:after="0" w:afterAutospacing="0"/>
        <w:ind w:left="720"/>
        <w:jc w:val="both"/>
        <w:rPr>
          <w:b/>
          <w:bCs/>
          <w:sz w:val="28"/>
          <w:szCs w:val="28"/>
        </w:rPr>
      </w:pPr>
      <w:r>
        <w:rPr>
          <w:b/>
          <w:bCs/>
          <w:sz w:val="28"/>
          <w:szCs w:val="28"/>
        </w:rPr>
        <w:tab/>
      </w:r>
      <w:r w:rsidR="000A01BE">
        <w:rPr>
          <w:b/>
          <w:bCs/>
          <w:sz w:val="28"/>
          <w:szCs w:val="28"/>
        </w:rPr>
        <w:t>9</w:t>
      </w:r>
      <w:r w:rsidR="00D51467" w:rsidRPr="00D51467">
        <w:rPr>
          <w:b/>
          <w:bCs/>
          <w:sz w:val="28"/>
          <w:szCs w:val="28"/>
        </w:rPr>
        <w:t>.2.1 SELF ANALYSIS OF PROJECT VIABILITIES</w:t>
      </w:r>
    </w:p>
    <w:p w14:paraId="1E0475A5" w14:textId="717D09C9" w:rsidR="00D51467" w:rsidRDefault="00D51467" w:rsidP="00DE4273">
      <w:pPr>
        <w:pStyle w:val="NormalWeb"/>
        <w:spacing w:before="0" w:beforeAutospacing="0" w:after="0" w:afterAutospacing="0"/>
        <w:ind w:left="1440"/>
        <w:jc w:val="both"/>
        <w:rPr>
          <w:b/>
          <w:bCs/>
          <w:sz w:val="28"/>
          <w:szCs w:val="28"/>
        </w:rPr>
      </w:pPr>
      <w:r>
        <w:t>The project is highly viable due to its targeted utility. The "One-Job Policy" and the "Eligibility Engine" (using a Green/Red indicator) directly solve real-world problems encountered during high-volume recruitment drives. The choice of a modern stack</w:t>
      </w:r>
      <w:r w:rsidR="00705E1F">
        <w:t xml:space="preserve"> </w:t>
      </w:r>
      <w:r w:rsidRPr="00705E1F">
        <w:t>React for the frontend and Spring Boot for the backend</w:t>
      </w:r>
      <w:r w:rsidR="00705E1F" w:rsidRPr="00705E1F">
        <w:t xml:space="preserve"> </w:t>
      </w:r>
      <w:r>
        <w:t>ensures that the system is performant, secure, and easily maintainable by future development teams.</w:t>
      </w:r>
    </w:p>
    <w:p w14:paraId="7E425D75" w14:textId="77777777" w:rsidR="00705E1F" w:rsidRDefault="00705E1F" w:rsidP="00DE4273">
      <w:pPr>
        <w:pStyle w:val="NormalWeb"/>
        <w:spacing w:before="0" w:beforeAutospacing="0" w:after="0" w:afterAutospacing="0"/>
        <w:ind w:left="1440"/>
        <w:jc w:val="both"/>
        <w:rPr>
          <w:b/>
          <w:bCs/>
          <w:sz w:val="28"/>
          <w:szCs w:val="28"/>
        </w:rPr>
      </w:pPr>
    </w:p>
    <w:p w14:paraId="7C090B45" w14:textId="6FB89853" w:rsidR="00D51467" w:rsidRDefault="000A01BE" w:rsidP="00705E1F">
      <w:pPr>
        <w:pStyle w:val="NormalWeb"/>
        <w:spacing w:before="0" w:beforeAutospacing="0" w:after="0" w:afterAutospacing="0"/>
        <w:ind w:left="1440"/>
        <w:jc w:val="both"/>
        <w:rPr>
          <w:b/>
          <w:bCs/>
          <w:sz w:val="28"/>
          <w:szCs w:val="28"/>
        </w:rPr>
      </w:pPr>
      <w:r>
        <w:rPr>
          <w:b/>
          <w:bCs/>
          <w:sz w:val="28"/>
          <w:szCs w:val="28"/>
        </w:rPr>
        <w:t>9</w:t>
      </w:r>
      <w:r w:rsidR="00F50150" w:rsidRPr="00F50150">
        <w:rPr>
          <w:b/>
          <w:bCs/>
          <w:sz w:val="28"/>
          <w:szCs w:val="28"/>
        </w:rPr>
        <w:t>.2.2 PROBLEM ENCOUNTERED AND POSSIBLE SOLUTIONS</w:t>
      </w:r>
    </w:p>
    <w:p w14:paraId="6E8B5933" w14:textId="77777777" w:rsidR="00F50150" w:rsidRPr="00F50150" w:rsidRDefault="00F50150" w:rsidP="00705E1F">
      <w:pPr>
        <w:suppressAutoHyphens w:val="0"/>
        <w:ind w:left="1440"/>
        <w:jc w:val="both"/>
        <w:rPr>
          <w:lang w:bidi="gu-IN"/>
        </w:rPr>
      </w:pPr>
      <w:r w:rsidRPr="00F50150">
        <w:rPr>
          <w:rFonts w:hAnsi="Symbol"/>
          <w:lang w:bidi="gu-IN"/>
        </w:rPr>
        <w:t></w:t>
      </w:r>
      <w:r w:rsidRPr="00F50150">
        <w:rPr>
          <w:lang w:bidi="gu-IN"/>
        </w:rPr>
        <w:t xml:space="preserve">  </w:t>
      </w:r>
      <w:r w:rsidRPr="00F50150">
        <w:rPr>
          <w:b/>
          <w:bCs/>
          <w:lang w:bidi="gu-IN"/>
        </w:rPr>
        <w:t>Problem:</w:t>
      </w:r>
      <w:r w:rsidRPr="00F50150">
        <w:rPr>
          <w:lang w:bidi="gu-IN"/>
        </w:rPr>
        <w:t xml:space="preserve"> Difficulty in managing real-time application status updates without overwhelming the server.</w:t>
      </w:r>
    </w:p>
    <w:p w14:paraId="68970EA4" w14:textId="33418A28" w:rsidR="001024C2" w:rsidRPr="00F50150" w:rsidRDefault="00F50150" w:rsidP="00B70A55">
      <w:pPr>
        <w:numPr>
          <w:ilvl w:val="0"/>
          <w:numId w:val="24"/>
        </w:numPr>
        <w:suppressAutoHyphens w:val="0"/>
        <w:jc w:val="both"/>
        <w:rPr>
          <w:lang w:bidi="gu-IN"/>
        </w:rPr>
      </w:pPr>
      <w:r w:rsidRPr="00F50150">
        <w:rPr>
          <w:b/>
          <w:bCs/>
          <w:lang w:bidi="gu-IN"/>
        </w:rPr>
        <w:t>Solution:</w:t>
      </w:r>
      <w:r w:rsidRPr="00F50150">
        <w:rPr>
          <w:lang w:bidi="gu-IN"/>
        </w:rPr>
        <w:t xml:space="preserve"> Implemented efficient RESTful API endpoints and optimized state management in React to ensure students receive instant status updates (Pending → Selected) without performance lag.</w:t>
      </w:r>
    </w:p>
    <w:p w14:paraId="15DEE418" w14:textId="77777777" w:rsidR="00F50150" w:rsidRPr="00F50150" w:rsidRDefault="00F50150" w:rsidP="00B70A55">
      <w:pPr>
        <w:suppressAutoHyphens w:val="0"/>
        <w:ind w:left="720" w:firstLine="720"/>
        <w:jc w:val="both"/>
        <w:rPr>
          <w:lang w:bidi="gu-IN"/>
        </w:rPr>
      </w:pPr>
      <w:r w:rsidRPr="00F50150">
        <w:rPr>
          <w:rFonts w:hAnsi="Symbol"/>
          <w:lang w:bidi="gu-IN"/>
        </w:rPr>
        <w:t></w:t>
      </w:r>
      <w:r w:rsidRPr="00F50150">
        <w:rPr>
          <w:lang w:bidi="gu-IN"/>
        </w:rPr>
        <w:t xml:space="preserve">  </w:t>
      </w:r>
      <w:r w:rsidRPr="00F50150">
        <w:rPr>
          <w:b/>
          <w:bCs/>
          <w:lang w:bidi="gu-IN"/>
        </w:rPr>
        <w:t>Problem:</w:t>
      </w:r>
      <w:r w:rsidRPr="00F50150">
        <w:rPr>
          <w:lang w:bidi="gu-IN"/>
        </w:rPr>
        <w:t xml:space="preserve"> Ensuring secure access while maintaining ease of use.</w:t>
      </w:r>
    </w:p>
    <w:p w14:paraId="22E12631" w14:textId="77777777" w:rsidR="00F50150" w:rsidRPr="00F50150" w:rsidRDefault="00F50150" w:rsidP="00B70A55">
      <w:pPr>
        <w:numPr>
          <w:ilvl w:val="0"/>
          <w:numId w:val="25"/>
        </w:numPr>
        <w:suppressAutoHyphens w:val="0"/>
        <w:jc w:val="both"/>
        <w:rPr>
          <w:lang w:bidi="gu-IN"/>
        </w:rPr>
      </w:pPr>
      <w:r w:rsidRPr="00F50150">
        <w:rPr>
          <w:b/>
          <w:bCs/>
          <w:lang w:bidi="gu-IN"/>
        </w:rPr>
        <w:t>Solution:</w:t>
      </w:r>
      <w:r w:rsidRPr="00F50150">
        <w:rPr>
          <w:lang w:bidi="gu-IN"/>
        </w:rPr>
        <w:t xml:space="preserve"> Integrated </w:t>
      </w:r>
      <w:r w:rsidRPr="00F50150">
        <w:rPr>
          <w:b/>
          <w:bCs/>
          <w:lang w:bidi="gu-IN"/>
        </w:rPr>
        <w:t>OTP-based verification</w:t>
      </w:r>
      <w:r w:rsidRPr="00F50150">
        <w:rPr>
          <w:lang w:bidi="gu-IN"/>
        </w:rPr>
        <w:t xml:space="preserve"> and </w:t>
      </w:r>
      <w:r w:rsidRPr="00F50150">
        <w:rPr>
          <w:b/>
          <w:bCs/>
          <w:lang w:bidi="gu-IN"/>
        </w:rPr>
        <w:t>JWT-based role access</w:t>
      </w:r>
      <w:r w:rsidRPr="00F50150">
        <w:rPr>
          <w:lang w:bidi="gu-IN"/>
        </w:rPr>
        <w:t>, which provide a high level of security without requiring students to remember complex passwords during busy placement weeks.</w:t>
      </w:r>
    </w:p>
    <w:p w14:paraId="3282E57E" w14:textId="77777777" w:rsidR="00F50150" w:rsidRPr="00F50150" w:rsidRDefault="00F50150" w:rsidP="00B70A55">
      <w:pPr>
        <w:suppressAutoHyphens w:val="0"/>
        <w:ind w:left="720" w:firstLine="720"/>
        <w:jc w:val="both"/>
        <w:rPr>
          <w:lang w:bidi="gu-IN"/>
        </w:rPr>
      </w:pPr>
      <w:r w:rsidRPr="00F50150">
        <w:rPr>
          <w:rFonts w:hAnsi="Symbol"/>
          <w:lang w:bidi="gu-IN"/>
        </w:rPr>
        <w:t></w:t>
      </w:r>
      <w:r w:rsidRPr="00F50150">
        <w:rPr>
          <w:lang w:bidi="gu-IN"/>
        </w:rPr>
        <w:t xml:space="preserve">  </w:t>
      </w:r>
      <w:r w:rsidRPr="00F50150">
        <w:rPr>
          <w:b/>
          <w:bCs/>
          <w:lang w:bidi="gu-IN"/>
        </w:rPr>
        <w:t>Problem:</w:t>
      </w:r>
      <w:r w:rsidRPr="00F50150">
        <w:rPr>
          <w:lang w:bidi="gu-IN"/>
        </w:rPr>
        <w:t xml:space="preserve"> Inconsistent resume formatting.</w:t>
      </w:r>
    </w:p>
    <w:p w14:paraId="62AAD562" w14:textId="77777777" w:rsidR="00F50150" w:rsidRDefault="00F50150" w:rsidP="00B70A55">
      <w:pPr>
        <w:numPr>
          <w:ilvl w:val="0"/>
          <w:numId w:val="26"/>
        </w:numPr>
        <w:suppressAutoHyphens w:val="0"/>
        <w:jc w:val="both"/>
        <w:rPr>
          <w:lang w:bidi="gu-IN"/>
        </w:rPr>
      </w:pPr>
      <w:r w:rsidRPr="00F50150">
        <w:rPr>
          <w:b/>
          <w:bCs/>
          <w:lang w:bidi="gu-IN"/>
        </w:rPr>
        <w:t>Solution:</w:t>
      </w:r>
      <w:r w:rsidRPr="00F50150">
        <w:rPr>
          <w:lang w:bidi="gu-IN"/>
        </w:rPr>
        <w:t xml:space="preserve"> Enforced a strict </w:t>
      </w:r>
      <w:r w:rsidRPr="00F50150">
        <w:rPr>
          <w:b/>
          <w:bCs/>
          <w:lang w:bidi="gu-IN"/>
        </w:rPr>
        <w:t>PDF-only upload rule</w:t>
      </w:r>
      <w:r w:rsidRPr="00F50150">
        <w:rPr>
          <w:lang w:bidi="gu-IN"/>
        </w:rPr>
        <w:t xml:space="preserve"> to ensure that TPOs see a consistent layout across all student submissions.</w:t>
      </w:r>
    </w:p>
    <w:p w14:paraId="297905E1" w14:textId="77777777" w:rsidR="00C044D2" w:rsidRDefault="00C044D2" w:rsidP="00C51045">
      <w:pPr>
        <w:suppressAutoHyphens w:val="0"/>
        <w:spacing w:before="100" w:beforeAutospacing="1" w:after="100" w:afterAutospacing="1"/>
        <w:ind w:left="1440"/>
        <w:jc w:val="both"/>
        <w:rPr>
          <w:b/>
          <w:bCs/>
          <w:lang w:bidi="gu-IN"/>
        </w:rPr>
      </w:pPr>
    </w:p>
    <w:p w14:paraId="675C3710" w14:textId="77777777" w:rsidR="008C7328" w:rsidRDefault="008C7328" w:rsidP="00C51045">
      <w:pPr>
        <w:suppressAutoHyphens w:val="0"/>
        <w:spacing w:before="100" w:beforeAutospacing="1" w:after="100" w:afterAutospacing="1"/>
        <w:ind w:left="1440"/>
        <w:jc w:val="both"/>
        <w:rPr>
          <w:b/>
          <w:bCs/>
          <w:lang w:bidi="gu-IN"/>
        </w:rPr>
      </w:pPr>
    </w:p>
    <w:p w14:paraId="7D55CD6D" w14:textId="77777777" w:rsidR="008C7328" w:rsidRDefault="008C7328" w:rsidP="00C51045">
      <w:pPr>
        <w:suppressAutoHyphens w:val="0"/>
        <w:spacing w:before="100" w:beforeAutospacing="1" w:after="100" w:afterAutospacing="1"/>
        <w:ind w:left="1440"/>
        <w:jc w:val="both"/>
        <w:rPr>
          <w:b/>
          <w:bCs/>
          <w:lang w:bidi="gu-IN"/>
        </w:rPr>
      </w:pPr>
    </w:p>
    <w:p w14:paraId="662ED164" w14:textId="79DD0A09" w:rsidR="00C044D2" w:rsidRDefault="000A01BE" w:rsidP="009F4356">
      <w:pPr>
        <w:suppressAutoHyphens w:val="0"/>
        <w:ind w:left="1440"/>
        <w:jc w:val="both"/>
        <w:rPr>
          <w:b/>
          <w:bCs/>
          <w:sz w:val="28"/>
          <w:szCs w:val="28"/>
          <w:lang w:bidi="gu-IN"/>
        </w:rPr>
      </w:pPr>
      <w:r>
        <w:rPr>
          <w:b/>
          <w:bCs/>
          <w:sz w:val="28"/>
          <w:szCs w:val="28"/>
        </w:rPr>
        <w:t>9</w:t>
      </w:r>
      <w:r w:rsidR="00C044D2" w:rsidRPr="00C044D2">
        <w:rPr>
          <w:b/>
          <w:bCs/>
          <w:sz w:val="28"/>
          <w:szCs w:val="28"/>
        </w:rPr>
        <w:t>.2.3 SUMMARY OF PROJECT WORK</w:t>
      </w:r>
    </w:p>
    <w:p w14:paraId="4DC5F14E" w14:textId="77777777" w:rsidR="00022912" w:rsidRPr="00022912" w:rsidRDefault="00022912" w:rsidP="009F4356">
      <w:pPr>
        <w:suppressAutoHyphens w:val="0"/>
        <w:ind w:left="1440"/>
        <w:jc w:val="both"/>
        <w:rPr>
          <w:lang w:bidi="gu-IN"/>
        </w:rPr>
      </w:pPr>
      <w:r w:rsidRPr="00022912">
        <w:rPr>
          <w:lang w:bidi="gu-IN"/>
        </w:rPr>
        <w:t>Throughout the development lifecycle, the following milestones were achieved:</w:t>
      </w:r>
    </w:p>
    <w:p w14:paraId="3DC722B7" w14:textId="77777777" w:rsidR="00022912" w:rsidRPr="00022912" w:rsidRDefault="00022912" w:rsidP="009F4356">
      <w:pPr>
        <w:numPr>
          <w:ilvl w:val="0"/>
          <w:numId w:val="27"/>
        </w:numPr>
        <w:suppressAutoHyphens w:val="0"/>
        <w:jc w:val="both"/>
        <w:rPr>
          <w:lang w:bidi="gu-IN"/>
        </w:rPr>
      </w:pPr>
      <w:r w:rsidRPr="00022912">
        <w:rPr>
          <w:b/>
          <w:bCs/>
          <w:lang w:bidi="gu-IN"/>
        </w:rPr>
        <w:t>Requirement Gathering:</w:t>
      </w:r>
      <w:r w:rsidRPr="00022912">
        <w:rPr>
          <w:lang w:bidi="gu-IN"/>
        </w:rPr>
        <w:t xml:space="preserve"> Defined functional roles for TPOs and Students through a comprehensive SRS.</w:t>
      </w:r>
    </w:p>
    <w:p w14:paraId="1B8B971B" w14:textId="77777777" w:rsidR="00022912" w:rsidRPr="00022912" w:rsidRDefault="00022912" w:rsidP="009F4356">
      <w:pPr>
        <w:numPr>
          <w:ilvl w:val="0"/>
          <w:numId w:val="27"/>
        </w:numPr>
        <w:suppressAutoHyphens w:val="0"/>
        <w:jc w:val="both"/>
        <w:rPr>
          <w:lang w:bidi="gu-IN"/>
        </w:rPr>
      </w:pPr>
      <w:r w:rsidRPr="00022912">
        <w:rPr>
          <w:b/>
          <w:bCs/>
          <w:lang w:bidi="gu-IN"/>
        </w:rPr>
        <w:t>Design:</w:t>
      </w:r>
      <w:r w:rsidRPr="00022912">
        <w:rPr>
          <w:lang w:bidi="gu-IN"/>
        </w:rPr>
        <w:t xml:space="preserve"> Created a robust Data Model and Class Diagram to handle complex relationships between Job Drives and Applications.</w:t>
      </w:r>
    </w:p>
    <w:p w14:paraId="5530AB5E" w14:textId="77777777" w:rsidR="00022912" w:rsidRPr="00022912" w:rsidRDefault="00022912" w:rsidP="009F4356">
      <w:pPr>
        <w:numPr>
          <w:ilvl w:val="0"/>
          <w:numId w:val="27"/>
        </w:numPr>
        <w:suppressAutoHyphens w:val="0"/>
        <w:jc w:val="both"/>
        <w:rPr>
          <w:lang w:bidi="gu-IN"/>
        </w:rPr>
      </w:pPr>
      <w:r w:rsidRPr="00022912">
        <w:rPr>
          <w:b/>
          <w:bCs/>
          <w:lang w:bidi="gu-IN"/>
        </w:rPr>
        <w:t>Implementation:</w:t>
      </w:r>
      <w:r w:rsidRPr="00022912">
        <w:rPr>
          <w:lang w:bidi="gu-IN"/>
        </w:rPr>
        <w:t xml:space="preserve"> Built a responsive UI and a secure backend service capable of managing multiple concurrent users.</w:t>
      </w:r>
    </w:p>
    <w:p w14:paraId="472B16B4" w14:textId="77777777" w:rsidR="00022912" w:rsidRPr="00022912" w:rsidRDefault="00022912" w:rsidP="009F4356">
      <w:pPr>
        <w:numPr>
          <w:ilvl w:val="0"/>
          <w:numId w:val="27"/>
        </w:numPr>
        <w:suppressAutoHyphens w:val="0"/>
        <w:jc w:val="both"/>
        <w:rPr>
          <w:lang w:bidi="gu-IN"/>
        </w:rPr>
      </w:pPr>
      <w:r w:rsidRPr="00022912">
        <w:rPr>
          <w:b/>
          <w:bCs/>
          <w:lang w:bidi="gu-IN"/>
        </w:rPr>
        <w:t>Testing:</w:t>
      </w:r>
      <w:r w:rsidRPr="00022912">
        <w:rPr>
          <w:lang w:bidi="gu-IN"/>
        </w:rPr>
        <w:t xml:space="preserve"> Validated core features through rigorous test cases, focusing on the eligibility engine and placement locking mechanisms.</w:t>
      </w:r>
    </w:p>
    <w:p w14:paraId="0E213A6D" w14:textId="77777777" w:rsidR="00C044D2" w:rsidRPr="00F50150" w:rsidRDefault="00C044D2" w:rsidP="00C044D2">
      <w:pPr>
        <w:suppressAutoHyphens w:val="0"/>
        <w:spacing w:before="100" w:beforeAutospacing="1" w:after="100" w:afterAutospacing="1"/>
        <w:ind w:left="1440"/>
        <w:rPr>
          <w:b/>
          <w:bCs/>
          <w:sz w:val="28"/>
          <w:szCs w:val="28"/>
          <w:lang w:bidi="gu-IN"/>
        </w:rPr>
      </w:pPr>
    </w:p>
    <w:p w14:paraId="03BCDFDF" w14:textId="77777777" w:rsidR="00F50150" w:rsidRPr="00F50150" w:rsidRDefault="00F50150" w:rsidP="00D51467">
      <w:pPr>
        <w:pStyle w:val="NormalWeb"/>
        <w:ind w:left="1440"/>
        <w:rPr>
          <w:b/>
          <w:bCs/>
          <w:sz w:val="28"/>
          <w:szCs w:val="28"/>
        </w:rPr>
      </w:pPr>
    </w:p>
    <w:p w14:paraId="26429C8C" w14:textId="77777777" w:rsidR="00975F4F" w:rsidRPr="005F4534" w:rsidRDefault="00975F4F" w:rsidP="005F4534">
      <w:pPr>
        <w:suppressAutoHyphens w:val="0"/>
        <w:spacing w:before="100" w:beforeAutospacing="1" w:after="100" w:afterAutospacing="1"/>
        <w:ind w:left="720"/>
        <w:rPr>
          <w:b/>
          <w:bCs/>
          <w:sz w:val="28"/>
          <w:szCs w:val="28"/>
          <w:lang w:bidi="gu-IN"/>
        </w:rPr>
      </w:pPr>
    </w:p>
    <w:p w14:paraId="2D05AEE6" w14:textId="5035A660" w:rsidR="00257EF2" w:rsidRPr="00257EF2" w:rsidRDefault="00257EF2" w:rsidP="005E0343">
      <w:pPr>
        <w:pStyle w:val="NormalWeb"/>
        <w:rPr>
          <w:b/>
          <w:bCs/>
          <w:sz w:val="28"/>
          <w:szCs w:val="28"/>
        </w:rPr>
      </w:pPr>
    </w:p>
    <w:p w14:paraId="3C124354" w14:textId="77777777" w:rsidR="00060DD1" w:rsidRPr="00830315" w:rsidRDefault="00060DD1" w:rsidP="00830315">
      <w:pPr>
        <w:suppressAutoHyphens w:val="0"/>
        <w:spacing w:before="100" w:beforeAutospacing="1" w:after="100" w:afterAutospacing="1"/>
        <w:ind w:left="720"/>
        <w:rPr>
          <w:b/>
          <w:bCs/>
          <w:sz w:val="28"/>
          <w:szCs w:val="28"/>
          <w:lang w:bidi="gu-IN"/>
        </w:rPr>
      </w:pPr>
    </w:p>
    <w:p w14:paraId="4E82C91F" w14:textId="77777777" w:rsidR="00700693" w:rsidRPr="00700693" w:rsidRDefault="00700693" w:rsidP="00700693">
      <w:pPr>
        <w:suppressAutoHyphens w:val="0"/>
        <w:spacing w:before="100" w:beforeAutospacing="1" w:after="100" w:afterAutospacing="1"/>
        <w:ind w:left="720"/>
        <w:rPr>
          <w:b/>
          <w:bCs/>
          <w:sz w:val="28"/>
          <w:szCs w:val="28"/>
          <w:lang w:bidi="gu-IN"/>
        </w:rPr>
      </w:pPr>
    </w:p>
    <w:p w14:paraId="17596FB3" w14:textId="361103A1" w:rsidR="008B4F10" w:rsidRPr="001872B8" w:rsidRDefault="008B4F10" w:rsidP="00FF26BA">
      <w:pPr>
        <w:suppressAutoHyphens w:val="0"/>
        <w:spacing w:before="100" w:beforeAutospacing="1" w:after="100" w:afterAutospacing="1"/>
        <w:rPr>
          <w:b/>
          <w:bCs/>
          <w:sz w:val="28"/>
          <w:szCs w:val="28"/>
          <w:lang w:bidi="gu-IN"/>
        </w:rPr>
      </w:pPr>
    </w:p>
    <w:p w14:paraId="6EED8809" w14:textId="77777777" w:rsidR="00B9499E" w:rsidRPr="00C95E06" w:rsidRDefault="00B9499E" w:rsidP="00B9499E">
      <w:pPr>
        <w:suppressAutoHyphens w:val="0"/>
        <w:spacing w:before="100" w:beforeAutospacing="1" w:after="100" w:afterAutospacing="1"/>
        <w:ind w:left="720"/>
        <w:rPr>
          <w:b/>
          <w:bCs/>
          <w:sz w:val="28"/>
          <w:szCs w:val="28"/>
          <w:lang w:bidi="gu-IN"/>
        </w:rPr>
      </w:pPr>
    </w:p>
    <w:p w14:paraId="428BC1D9" w14:textId="77777777" w:rsidR="00FD7ADC" w:rsidRPr="00FD7ADC" w:rsidRDefault="00FD7ADC" w:rsidP="00904D24">
      <w:pPr>
        <w:pStyle w:val="NormalWeb"/>
        <w:ind w:left="720"/>
        <w:rPr>
          <w:b/>
          <w:bCs/>
          <w:sz w:val="28"/>
          <w:szCs w:val="28"/>
        </w:rPr>
      </w:pPr>
    </w:p>
    <w:p w14:paraId="5FF799F4" w14:textId="7F6B8098" w:rsidR="00904D24" w:rsidRPr="00904D24" w:rsidRDefault="00904D24" w:rsidP="00AF57DF">
      <w:pPr>
        <w:pStyle w:val="NormalWeb"/>
        <w:rPr>
          <w:b/>
          <w:bCs/>
          <w:sz w:val="28"/>
          <w:szCs w:val="28"/>
        </w:rPr>
      </w:pPr>
    </w:p>
    <w:p w14:paraId="233CB80B" w14:textId="77777777" w:rsidR="00A06B87" w:rsidRPr="00A06B87" w:rsidRDefault="00A06B87" w:rsidP="00107287">
      <w:pPr>
        <w:pStyle w:val="NormalWeb"/>
        <w:rPr>
          <w:b/>
          <w:bCs/>
          <w:sz w:val="28"/>
          <w:szCs w:val="28"/>
        </w:rPr>
      </w:pPr>
    </w:p>
    <w:p w14:paraId="49EFAB77" w14:textId="77777777" w:rsidR="00107287" w:rsidRDefault="00107287" w:rsidP="00107287">
      <w:pPr>
        <w:pStyle w:val="NormalWeb"/>
        <w:ind w:left="720"/>
      </w:pPr>
    </w:p>
    <w:p w14:paraId="19C03601" w14:textId="77777777" w:rsidR="00107287" w:rsidRDefault="00107287" w:rsidP="00107287">
      <w:pPr>
        <w:pStyle w:val="NormalWeb"/>
        <w:ind w:left="720"/>
      </w:pPr>
    </w:p>
    <w:p w14:paraId="6479E60F" w14:textId="5955483A" w:rsidR="00302436" w:rsidRPr="00302436" w:rsidRDefault="00302436" w:rsidP="00302436">
      <w:pPr>
        <w:pStyle w:val="NormalWeb"/>
        <w:spacing w:after="0" w:afterAutospacing="0"/>
        <w:rPr>
          <w:b/>
          <w:bCs/>
          <w:sz w:val="28"/>
          <w:szCs w:val="28"/>
        </w:rPr>
      </w:pPr>
    </w:p>
    <w:p w14:paraId="33D34E47" w14:textId="77777777" w:rsidR="00497B4B" w:rsidRPr="00F657CD" w:rsidRDefault="00497B4B" w:rsidP="007D0FE7">
      <w:pPr>
        <w:suppressAutoHyphens w:val="0"/>
        <w:spacing w:before="100" w:beforeAutospacing="1" w:after="100" w:afterAutospacing="1"/>
        <w:ind w:left="1440"/>
        <w:rPr>
          <w:b/>
          <w:bCs/>
          <w:sz w:val="28"/>
          <w:szCs w:val="28"/>
          <w:lang w:bidi="gu-IN"/>
        </w:rPr>
      </w:pPr>
    </w:p>
    <w:p w14:paraId="37ACFD64" w14:textId="77777777" w:rsidR="00E80C26" w:rsidRDefault="00E80C26" w:rsidP="00E80C26">
      <w:pPr>
        <w:suppressAutoHyphens w:val="0"/>
        <w:spacing w:before="100" w:beforeAutospacing="1" w:after="100" w:afterAutospacing="1"/>
        <w:rPr>
          <w:ins w:id="115" w:author="HETVEE RABARA" w:date="2026-03-22T21:34:00Z"/>
          <w:b/>
          <w:bCs/>
          <w:sz w:val="28"/>
          <w:szCs w:val="28"/>
          <w:lang w:bidi="gu-IN"/>
        </w:rPr>
        <w:sectPr w:rsidR="00E80C26" w:rsidSect="00940846">
          <w:headerReference w:type="default" r:id="rId53"/>
          <w:footerReference w:type="default" r:id="rId54"/>
          <w:pgSz w:w="11906" w:h="16838" w:code="9"/>
          <w:pgMar w:top="1440" w:right="1440" w:bottom="1440" w:left="2160" w:header="720" w:footer="720" w:gutter="0"/>
          <w:cols w:space="720"/>
          <w:docGrid w:linePitch="360"/>
        </w:sectPr>
      </w:pPr>
    </w:p>
    <w:p w14:paraId="763AE6F8" w14:textId="1F024082" w:rsidR="00F657CD" w:rsidRDefault="00E80C26" w:rsidP="00E80C26">
      <w:pPr>
        <w:suppressAutoHyphens w:val="0"/>
        <w:spacing w:before="100" w:beforeAutospacing="1" w:after="100" w:afterAutospacing="1"/>
        <w:rPr>
          <w:ins w:id="117" w:author="HETVEE RABARA" w:date="2026-03-22T21:34:00Z"/>
          <w:b/>
          <w:bCs/>
          <w:sz w:val="32"/>
          <w:szCs w:val="32"/>
          <w:u w:val="single"/>
          <w:lang w:bidi="gu-IN"/>
        </w:rPr>
      </w:pPr>
      <w:ins w:id="118" w:author="HETVEE RABARA" w:date="2026-03-22T21:34:00Z">
        <w:r w:rsidRPr="00E80C26">
          <w:rPr>
            <w:b/>
            <w:bCs/>
            <w:color w:val="1F1F1F"/>
            <w:sz w:val="32"/>
            <w:szCs w:val="32"/>
            <w:u w:val="single"/>
            <w:rPrChange w:id="119" w:author="HETVEE RABARA" w:date="2026-03-22T21:34:00Z">
              <w:rPr>
                <w:b/>
                <w:bCs/>
                <w:color w:val="1F1F1F"/>
                <w:sz w:val="32"/>
                <w:szCs w:val="32"/>
              </w:rPr>
            </w:rPrChange>
          </w:rPr>
          <w:lastRenderedPageBreak/>
          <w:t>REFERENCES</w:t>
        </w:r>
      </w:ins>
    </w:p>
    <w:p w14:paraId="34ABCC2B" w14:textId="65DCEFFC" w:rsidR="00514D00" w:rsidRPr="00264AD1" w:rsidRDefault="00514D00" w:rsidP="00514D00">
      <w:pPr>
        <w:pStyle w:val="NormalWeb"/>
        <w:rPr>
          <w:ins w:id="120" w:author="HETVEE RABARA" w:date="2026-03-22T21:35:00Z"/>
        </w:rPr>
      </w:pPr>
      <w:ins w:id="121" w:author="HETVEE RABARA" w:date="2026-03-22T21:35:00Z">
        <w:r w:rsidRPr="00264AD1">
          <w:rPr>
            <w:rStyle w:val="Strong"/>
            <w:b w:val="0"/>
            <w:bCs w:val="0"/>
            <w:rPrChange w:id="122" w:author="HETVEE RABARA" w:date="2026-03-22T21:37:00Z">
              <w:rPr>
                <w:rStyle w:val="Strong"/>
              </w:rPr>
            </w:rPrChange>
          </w:rPr>
          <w:t>1. React.js (</w:t>
        </w:r>
      </w:ins>
      <w:ins w:id="123" w:author="HETVEE RABARA" w:date="2026-03-22T21:36:00Z">
        <w:r w:rsidR="00DC1332" w:rsidRPr="00264AD1">
          <w:rPr>
            <w:rStyle w:val="Strong"/>
            <w:b w:val="0"/>
            <w:bCs w:val="0"/>
            <w:rPrChange w:id="124" w:author="HETVEE RABARA" w:date="2026-03-22T21:37:00Z">
              <w:rPr>
                <w:rStyle w:val="Strong"/>
              </w:rPr>
            </w:rPrChange>
          </w:rPr>
          <w:t>Frontend</w:t>
        </w:r>
      </w:ins>
      <w:ins w:id="125" w:author="HETVEE RABARA" w:date="2026-03-22T21:35:00Z">
        <w:r w:rsidRPr="00264AD1">
          <w:rPr>
            <w:rStyle w:val="Strong"/>
            <w:b w:val="0"/>
            <w:bCs w:val="0"/>
            <w:rPrChange w:id="126" w:author="HETVEE RABARA" w:date="2026-03-22T21:37:00Z">
              <w:rPr>
                <w:rStyle w:val="Strong"/>
              </w:rPr>
            </w:rPrChange>
          </w:rPr>
          <w:t xml:space="preserve"> Reference)</w:t>
        </w:r>
        <w:r w:rsidRPr="00264AD1">
          <w:br/>
          <w:t xml:space="preserve">Used to build the frontend of the portal. It helps create interactive features like the </w:t>
        </w:r>
        <w:r w:rsidRPr="00264AD1">
          <w:rPr>
            <w:rStyle w:val="Strong"/>
            <w:b w:val="0"/>
            <w:bCs w:val="0"/>
            <w:rPrChange w:id="127" w:author="HETVEE RABARA" w:date="2026-03-22T21:37:00Z">
              <w:rPr>
                <w:rStyle w:val="Strong"/>
              </w:rPr>
            </w:rPrChange>
          </w:rPr>
          <w:t>“Apply for Drive” button</w:t>
        </w:r>
        <w:r w:rsidRPr="00264AD1">
          <w:t xml:space="preserve"> and </w:t>
        </w:r>
        <w:r w:rsidRPr="00264AD1">
          <w:rPr>
            <w:rStyle w:val="Strong"/>
            <w:b w:val="0"/>
            <w:bCs w:val="0"/>
            <w:rPrChange w:id="128" w:author="HETVEE RABARA" w:date="2026-03-22T21:37:00Z">
              <w:rPr>
                <w:rStyle w:val="Strong"/>
              </w:rPr>
            </w:rPrChange>
          </w:rPr>
          <w:t>real-time eligibility checks (Criteria Not Met)</w:t>
        </w:r>
        <w:r w:rsidRPr="00264AD1">
          <w:t>.</w:t>
        </w:r>
      </w:ins>
    </w:p>
    <w:p w14:paraId="3DC44CF0" w14:textId="77777777" w:rsidR="00514D00" w:rsidRPr="00264AD1" w:rsidRDefault="00514D00" w:rsidP="00514D00">
      <w:pPr>
        <w:pStyle w:val="NormalWeb"/>
        <w:rPr>
          <w:ins w:id="129" w:author="HETVEE RABARA" w:date="2026-03-22T21:36:00Z"/>
        </w:rPr>
      </w:pPr>
      <w:ins w:id="130" w:author="HETVEE RABARA" w:date="2026-03-22T21:35:00Z">
        <w:r w:rsidRPr="00264AD1">
          <w:rPr>
            <w:rStyle w:val="Strong"/>
            <w:b w:val="0"/>
            <w:bCs w:val="0"/>
            <w:rPrChange w:id="131" w:author="HETVEE RABARA" w:date="2026-03-22T21:37:00Z">
              <w:rPr>
                <w:rStyle w:val="Strong"/>
              </w:rPr>
            </w:rPrChange>
          </w:rPr>
          <w:t>Source:</w:t>
        </w:r>
        <w:r w:rsidRPr="00264AD1">
          <w:t xml:space="preserve"> Official React Documentation (</w:t>
        </w:r>
        <w:proofErr w:type="spellStart"/>
        <w:r w:rsidRPr="00264AD1">
          <w:t>react.dev</w:t>
        </w:r>
        <w:proofErr w:type="spellEnd"/>
        <w:r w:rsidRPr="00264AD1">
          <w:t>)</w:t>
        </w:r>
      </w:ins>
    </w:p>
    <w:p w14:paraId="42797D36" w14:textId="77777777" w:rsidR="00DC1332" w:rsidRPr="00264AD1" w:rsidRDefault="00DC1332" w:rsidP="00514D00">
      <w:pPr>
        <w:pStyle w:val="NormalWeb"/>
        <w:rPr>
          <w:ins w:id="132" w:author="HETVEE RABARA" w:date="2026-03-22T21:35:00Z"/>
        </w:rPr>
      </w:pPr>
    </w:p>
    <w:p w14:paraId="1CE45038" w14:textId="6D26990A" w:rsidR="00DC1332" w:rsidRPr="00264AD1" w:rsidRDefault="00DC1332" w:rsidP="00DC1332">
      <w:pPr>
        <w:pStyle w:val="NormalWeb"/>
        <w:rPr>
          <w:ins w:id="133" w:author="HETVEE RABARA" w:date="2026-03-22T21:36:00Z"/>
        </w:rPr>
      </w:pPr>
      <w:ins w:id="134" w:author="HETVEE RABARA" w:date="2026-03-22T21:36:00Z">
        <w:r w:rsidRPr="00264AD1">
          <w:rPr>
            <w:rStyle w:val="Strong"/>
            <w:b w:val="0"/>
            <w:bCs w:val="0"/>
            <w:rPrChange w:id="135" w:author="HETVEE RABARA" w:date="2026-03-22T21:37:00Z">
              <w:rPr>
                <w:rStyle w:val="Strong"/>
              </w:rPr>
            </w:rPrChange>
          </w:rPr>
          <w:t>2. Spring Boot (Backend Reference)</w:t>
        </w:r>
        <w:r w:rsidRPr="00264AD1">
          <w:br/>
          <w:t xml:space="preserve">Used to build the backend of the portal. It handles </w:t>
        </w:r>
        <w:r w:rsidRPr="00264AD1">
          <w:rPr>
            <w:rStyle w:val="Strong"/>
            <w:b w:val="0"/>
            <w:bCs w:val="0"/>
            <w:rPrChange w:id="136" w:author="HETVEE RABARA" w:date="2026-03-22T21:37:00Z">
              <w:rPr>
                <w:rStyle w:val="Strong"/>
              </w:rPr>
            </w:rPrChange>
          </w:rPr>
          <w:t>business logic, API creation, database interaction, and student placement processes</w:t>
        </w:r>
        <w:r w:rsidRPr="00264AD1">
          <w:t>.</w:t>
        </w:r>
      </w:ins>
    </w:p>
    <w:p w14:paraId="7DE62A5D" w14:textId="77777777" w:rsidR="00DC1332" w:rsidRPr="00264AD1" w:rsidRDefault="00DC1332" w:rsidP="00DC1332">
      <w:pPr>
        <w:pStyle w:val="NormalWeb"/>
        <w:rPr>
          <w:ins w:id="137" w:author="HETVEE RABARA" w:date="2026-03-22T21:36:00Z"/>
        </w:rPr>
      </w:pPr>
      <w:ins w:id="138" w:author="HETVEE RABARA" w:date="2026-03-22T21:36:00Z">
        <w:r w:rsidRPr="00264AD1">
          <w:rPr>
            <w:rStyle w:val="Strong"/>
            <w:b w:val="0"/>
            <w:bCs w:val="0"/>
            <w:rPrChange w:id="139" w:author="HETVEE RABARA" w:date="2026-03-22T21:37:00Z">
              <w:rPr>
                <w:rStyle w:val="Strong"/>
              </w:rPr>
            </w:rPrChange>
          </w:rPr>
          <w:t>Source:</w:t>
        </w:r>
        <w:r w:rsidRPr="00264AD1">
          <w:t xml:space="preserve"> Official Spring Boot Documentation</w:t>
        </w:r>
      </w:ins>
    </w:p>
    <w:p w14:paraId="461EC9CC" w14:textId="77777777" w:rsidR="009F344C" w:rsidRPr="00264AD1" w:rsidRDefault="009F344C" w:rsidP="00514D00">
      <w:pPr>
        <w:pStyle w:val="NormalWeb"/>
        <w:rPr>
          <w:ins w:id="140" w:author="HETVEE RABARA" w:date="2026-03-22T21:35:00Z"/>
        </w:rPr>
      </w:pPr>
    </w:p>
    <w:p w14:paraId="1079C068" w14:textId="6F8867BF" w:rsidR="009F344C" w:rsidRPr="00264AD1" w:rsidRDefault="00DC1332" w:rsidP="009F344C">
      <w:pPr>
        <w:pStyle w:val="NormalWeb"/>
        <w:rPr>
          <w:ins w:id="141" w:author="HETVEE RABARA" w:date="2026-03-22T21:35:00Z"/>
        </w:rPr>
      </w:pPr>
      <w:ins w:id="142" w:author="HETVEE RABARA" w:date="2026-03-22T21:36:00Z">
        <w:r w:rsidRPr="00264AD1">
          <w:rPr>
            <w:rStyle w:val="Strong"/>
            <w:b w:val="0"/>
            <w:bCs w:val="0"/>
            <w:rPrChange w:id="143" w:author="HETVEE RABARA" w:date="2026-03-22T21:37:00Z">
              <w:rPr>
                <w:rStyle w:val="Strong"/>
              </w:rPr>
            </w:rPrChange>
          </w:rPr>
          <w:t>3</w:t>
        </w:r>
      </w:ins>
      <w:ins w:id="144" w:author="HETVEE RABARA" w:date="2026-03-22T21:35:00Z">
        <w:r w:rsidR="009F344C" w:rsidRPr="00264AD1">
          <w:rPr>
            <w:rStyle w:val="Strong"/>
            <w:b w:val="0"/>
            <w:bCs w:val="0"/>
            <w:rPrChange w:id="145" w:author="HETVEE RABARA" w:date="2026-03-22T21:37:00Z">
              <w:rPr>
                <w:rStyle w:val="Strong"/>
              </w:rPr>
            </w:rPrChange>
          </w:rPr>
          <w:t xml:space="preserve">. Superset / </w:t>
        </w:r>
        <w:proofErr w:type="spellStart"/>
        <w:r w:rsidR="009F344C" w:rsidRPr="00264AD1">
          <w:rPr>
            <w:rStyle w:val="Strong"/>
            <w:b w:val="0"/>
            <w:bCs w:val="0"/>
            <w:rPrChange w:id="146" w:author="HETVEE RABARA" w:date="2026-03-22T21:37:00Z">
              <w:rPr>
                <w:rStyle w:val="Strong"/>
              </w:rPr>
            </w:rPrChange>
          </w:rPr>
          <w:t>HirePro</w:t>
        </w:r>
        <w:proofErr w:type="spellEnd"/>
        <w:r w:rsidR="009F344C" w:rsidRPr="00264AD1">
          <w:rPr>
            <w:rStyle w:val="Strong"/>
            <w:b w:val="0"/>
            <w:bCs w:val="0"/>
            <w:rPrChange w:id="147" w:author="HETVEE RABARA" w:date="2026-03-22T21:37:00Z">
              <w:rPr>
                <w:rStyle w:val="Strong"/>
              </w:rPr>
            </w:rPrChange>
          </w:rPr>
          <w:t xml:space="preserve"> (Industry Reference)</w:t>
        </w:r>
        <w:r w:rsidR="009F344C" w:rsidRPr="00264AD1">
          <w:br/>
          <w:t xml:space="preserve">These platforms are used as a reference for how real placement systems work. They guide features like </w:t>
        </w:r>
        <w:r w:rsidR="009F344C" w:rsidRPr="00264AD1">
          <w:rPr>
            <w:rStyle w:val="Strong"/>
            <w:b w:val="0"/>
            <w:bCs w:val="0"/>
            <w:rPrChange w:id="148" w:author="HETVEE RABARA" w:date="2026-03-22T21:37:00Z">
              <w:rPr>
                <w:rStyle w:val="Strong"/>
              </w:rPr>
            </w:rPrChange>
          </w:rPr>
          <w:t>“One Student, One Job” policy</w:t>
        </w:r>
        <w:r w:rsidR="009F344C" w:rsidRPr="00264AD1">
          <w:t xml:space="preserve"> and </w:t>
        </w:r>
        <w:r w:rsidR="009F344C" w:rsidRPr="00264AD1">
          <w:rPr>
            <w:rStyle w:val="Strong"/>
            <w:b w:val="0"/>
            <w:bCs w:val="0"/>
            <w:rPrChange w:id="149" w:author="HETVEE RABARA" w:date="2026-03-22T21:37:00Z">
              <w:rPr>
                <w:rStyle w:val="Strong"/>
              </w:rPr>
            </w:rPrChange>
          </w:rPr>
          <w:t>TPO-based eligibility filtering</w:t>
        </w:r>
        <w:r w:rsidR="009F344C" w:rsidRPr="00264AD1">
          <w:t>.</w:t>
        </w:r>
      </w:ins>
    </w:p>
    <w:p w14:paraId="29D717B8" w14:textId="77777777" w:rsidR="009F344C" w:rsidRPr="00264AD1" w:rsidRDefault="009F344C" w:rsidP="009F344C">
      <w:pPr>
        <w:pStyle w:val="NormalWeb"/>
        <w:rPr>
          <w:ins w:id="150" w:author="HETVEE RABARA" w:date="2026-03-22T21:35:00Z"/>
        </w:rPr>
      </w:pPr>
      <w:ins w:id="151" w:author="HETVEE RABARA" w:date="2026-03-22T21:35:00Z">
        <w:r w:rsidRPr="00264AD1">
          <w:rPr>
            <w:rStyle w:val="Strong"/>
            <w:b w:val="0"/>
            <w:bCs w:val="0"/>
            <w:rPrChange w:id="152" w:author="HETVEE RABARA" w:date="2026-03-22T21:37:00Z">
              <w:rPr>
                <w:rStyle w:val="Strong"/>
              </w:rPr>
            </w:rPrChange>
          </w:rPr>
          <w:t>Source:</w:t>
        </w:r>
        <w:r w:rsidRPr="00264AD1">
          <w:t xml:space="preserve"> Superset Placement Workflow</w:t>
        </w:r>
      </w:ins>
    </w:p>
    <w:p w14:paraId="008B0BBA" w14:textId="77777777" w:rsidR="00E80C26" w:rsidRPr="00E80C26" w:rsidRDefault="00E80C26">
      <w:pPr>
        <w:suppressAutoHyphens w:val="0"/>
        <w:spacing w:before="100" w:beforeAutospacing="1" w:after="100" w:afterAutospacing="1"/>
        <w:rPr>
          <w:b/>
          <w:bCs/>
          <w:sz w:val="32"/>
          <w:szCs w:val="32"/>
          <w:u w:val="single"/>
          <w:lang w:bidi="gu-IN"/>
          <w:rPrChange w:id="153" w:author="HETVEE RABARA" w:date="2026-03-22T21:34:00Z">
            <w:rPr>
              <w:b/>
              <w:bCs/>
              <w:sz w:val="28"/>
              <w:szCs w:val="28"/>
              <w:lang w:bidi="gu-IN"/>
            </w:rPr>
          </w:rPrChange>
        </w:rPr>
      </w:pPr>
    </w:p>
    <w:p w14:paraId="69D24B13" w14:textId="6EDD42CD" w:rsidR="004A0F8C" w:rsidRPr="002637C5" w:rsidRDefault="004A0F8C" w:rsidP="002637C5">
      <w:pPr>
        <w:suppressAutoHyphens w:val="0"/>
        <w:spacing w:before="100" w:beforeAutospacing="1" w:after="100" w:afterAutospacing="1"/>
        <w:ind w:left="720"/>
        <w:rPr>
          <w:b/>
          <w:bCs/>
          <w:sz w:val="28"/>
          <w:szCs w:val="28"/>
          <w:lang w:bidi="gu-IN"/>
        </w:rPr>
      </w:pPr>
    </w:p>
    <w:p w14:paraId="3DCDCD73" w14:textId="1A753ADD" w:rsidR="00B2716D" w:rsidRPr="00B2716D" w:rsidRDefault="00B2716D" w:rsidP="00B21E7C">
      <w:pPr>
        <w:pStyle w:val="ListParagraph"/>
        <w:suppressAutoHyphens w:val="0"/>
        <w:rPr>
          <w:b/>
          <w:bCs/>
          <w:sz w:val="28"/>
          <w:szCs w:val="28"/>
          <w:lang w:bidi="gu-IN"/>
        </w:rPr>
      </w:pPr>
    </w:p>
    <w:p w14:paraId="138F7B5A" w14:textId="2EA3CEA4" w:rsidR="008B6C9B" w:rsidRPr="00A57583" w:rsidRDefault="008B6C9B" w:rsidP="00DB1F7B">
      <w:pPr>
        <w:rPr>
          <w:b/>
          <w:bCs/>
          <w:sz w:val="32"/>
          <w:szCs w:val="32"/>
        </w:rPr>
      </w:pPr>
    </w:p>
    <w:p w14:paraId="58EE248C" w14:textId="797DDA73" w:rsidR="004A20B1" w:rsidRPr="00DB1F7B" w:rsidRDefault="004A20B1" w:rsidP="00DB1F7B">
      <w:pPr>
        <w:rPr>
          <w:sz w:val="32"/>
          <w:szCs w:val="32"/>
        </w:rPr>
      </w:pPr>
    </w:p>
    <w:p w14:paraId="14542A4F" w14:textId="46DDA456" w:rsidR="2A4204AA" w:rsidRDefault="2A4204AA" w:rsidP="2A4204AA">
      <w:pPr>
        <w:rPr>
          <w:sz w:val="32"/>
          <w:szCs w:val="32"/>
        </w:rPr>
      </w:pPr>
    </w:p>
    <w:p w14:paraId="64364F5C" w14:textId="6627A1F0" w:rsidR="2A4204AA" w:rsidRDefault="2A4204AA" w:rsidP="2A4204AA">
      <w:pPr>
        <w:rPr>
          <w:sz w:val="32"/>
          <w:szCs w:val="32"/>
        </w:rPr>
      </w:pPr>
    </w:p>
    <w:p w14:paraId="107C5F02" w14:textId="4DA86972" w:rsidR="2A4204AA" w:rsidRDefault="2A4204AA" w:rsidP="2A4204AA">
      <w:pPr>
        <w:rPr>
          <w:sz w:val="32"/>
          <w:szCs w:val="32"/>
        </w:rPr>
      </w:pPr>
    </w:p>
    <w:p w14:paraId="005EE803" w14:textId="69A2CE33" w:rsidR="2A4204AA" w:rsidRDefault="2A4204AA" w:rsidP="2A4204AA">
      <w:pPr>
        <w:rPr>
          <w:sz w:val="32"/>
          <w:szCs w:val="32"/>
        </w:rPr>
      </w:pPr>
    </w:p>
    <w:p w14:paraId="52B885FF" w14:textId="3568B951" w:rsidR="2A4204AA" w:rsidRDefault="2A4204AA" w:rsidP="2A4204AA">
      <w:pPr>
        <w:rPr>
          <w:sz w:val="32"/>
          <w:szCs w:val="32"/>
        </w:rPr>
      </w:pPr>
    </w:p>
    <w:p w14:paraId="4BAD2C27" w14:textId="6F701EE4" w:rsidR="2A4204AA" w:rsidRDefault="2A4204AA" w:rsidP="2A4204AA">
      <w:pPr>
        <w:rPr>
          <w:sz w:val="32"/>
          <w:szCs w:val="32"/>
        </w:rPr>
      </w:pPr>
    </w:p>
    <w:p w14:paraId="46C18094" w14:textId="0B8D80C0" w:rsidR="2A4204AA" w:rsidRDefault="2A4204AA" w:rsidP="2A4204AA">
      <w:pPr>
        <w:rPr>
          <w:sz w:val="32"/>
          <w:szCs w:val="32"/>
        </w:rPr>
      </w:pPr>
    </w:p>
    <w:p w14:paraId="21B3C28B" w14:textId="79794546" w:rsidR="2A4204AA" w:rsidRDefault="2A4204AA" w:rsidP="2A4204AA">
      <w:pPr>
        <w:rPr>
          <w:sz w:val="32"/>
          <w:szCs w:val="32"/>
        </w:rPr>
      </w:pPr>
    </w:p>
    <w:p w14:paraId="093C6554" w14:textId="0B5D302D" w:rsidR="2A4204AA" w:rsidRDefault="2A4204AA" w:rsidP="2A4204AA">
      <w:pPr>
        <w:rPr>
          <w:sz w:val="32"/>
          <w:szCs w:val="32"/>
        </w:rPr>
      </w:pPr>
    </w:p>
    <w:p w14:paraId="47CDAFE9" w14:textId="46FDEDC4" w:rsidR="2A4204AA" w:rsidRDefault="2A4204AA" w:rsidP="2A4204AA">
      <w:pPr>
        <w:rPr>
          <w:sz w:val="32"/>
          <w:szCs w:val="32"/>
        </w:rPr>
      </w:pPr>
    </w:p>
    <w:p w14:paraId="6884723D" w14:textId="5C50D8CA" w:rsidR="2A4204AA" w:rsidRDefault="2A4204AA" w:rsidP="2A4204AA">
      <w:pPr>
        <w:rPr>
          <w:sz w:val="32"/>
          <w:szCs w:val="32"/>
        </w:rPr>
      </w:pPr>
    </w:p>
    <w:p w14:paraId="08D814B0" w14:textId="1E2535BD" w:rsidR="2A4204AA" w:rsidRDefault="2A4204AA" w:rsidP="2A4204AA">
      <w:pPr>
        <w:rPr>
          <w:sz w:val="32"/>
          <w:szCs w:val="32"/>
        </w:rPr>
      </w:pPr>
    </w:p>
    <w:p w14:paraId="7DC3D80D" w14:textId="7C419EE6" w:rsidR="2A4204AA" w:rsidRDefault="2A4204AA" w:rsidP="2A4204AA">
      <w:pPr>
        <w:rPr>
          <w:sz w:val="32"/>
          <w:szCs w:val="32"/>
        </w:rPr>
      </w:pPr>
    </w:p>
    <w:p w14:paraId="2547FECA" w14:textId="2A66B879" w:rsidR="2A4204AA" w:rsidRDefault="2A4204AA" w:rsidP="2A4204AA">
      <w:pPr>
        <w:rPr>
          <w:sz w:val="32"/>
          <w:szCs w:val="32"/>
        </w:rPr>
      </w:pPr>
    </w:p>
    <w:p w14:paraId="2329FEA3" w14:textId="75D45DD5" w:rsidR="2A4204AA" w:rsidRDefault="2A4204AA" w:rsidP="2A4204AA">
      <w:pPr>
        <w:rPr>
          <w:sz w:val="32"/>
          <w:szCs w:val="32"/>
        </w:rPr>
      </w:pPr>
    </w:p>
    <w:p w14:paraId="1605F587" w14:textId="5668DEA8" w:rsidR="2A4204AA" w:rsidRDefault="2A4204AA" w:rsidP="2A4204AA">
      <w:pPr>
        <w:rPr>
          <w:sz w:val="32"/>
          <w:szCs w:val="32"/>
        </w:rPr>
      </w:pPr>
    </w:p>
    <w:p w14:paraId="3F4B7BC9" w14:textId="281D08CF" w:rsidR="2A4204AA" w:rsidRPr="008C1F19" w:rsidRDefault="001C7A53" w:rsidP="008C1F19">
      <w:pPr>
        <w:pStyle w:val="NormalWeb"/>
      </w:pPr>
      <w:r>
        <w:rPr>
          <w:noProof/>
          <w14:ligatures w14:val="standardContextual"/>
        </w:rPr>
        <mc:AlternateContent>
          <mc:Choice Requires="wpi">
            <w:drawing>
              <wp:anchor distT="0" distB="0" distL="114300" distR="114300" simplePos="0" relativeHeight="251674624" behindDoc="0" locked="0" layoutInCell="1" allowOverlap="1" wp14:anchorId="423B0A0C" wp14:editId="70976683">
                <wp:simplePos x="0" y="0"/>
                <wp:positionH relativeFrom="column">
                  <wp:posOffset>321753</wp:posOffset>
                </wp:positionH>
                <wp:positionV relativeFrom="paragraph">
                  <wp:posOffset>1853601</wp:posOffset>
                </wp:positionV>
                <wp:extent cx="279360" cy="254880"/>
                <wp:effectExtent l="38100" t="57150" r="6985" b="69215"/>
                <wp:wrapNone/>
                <wp:docPr id="26" name="Ink 26"/>
                <wp:cNvGraphicFramePr/>
                <a:graphic xmlns:a="http://schemas.openxmlformats.org/drawingml/2006/main">
                  <a:graphicData uri="http://schemas.microsoft.com/office/word/2010/wordprocessingInk">
                    <w14:contentPart bwMode="auto" r:id="rId55">
                      <w14:nvContentPartPr>
                        <w14:cNvContentPartPr/>
                      </w14:nvContentPartPr>
                      <w14:xfrm>
                        <a:off x="0" y="0"/>
                        <a:ext cx="279360" cy="254880"/>
                      </w14:xfrm>
                    </w14:contentPart>
                  </a:graphicData>
                </a:graphic>
              </wp:anchor>
            </w:drawing>
          </mc:Choice>
          <mc:Fallback>
            <w:pict>
              <v:shape w14:anchorId="3A6EBB87" id="Ink 26" o:spid="_x0000_s1026" type="#_x0000_t75" style="position:absolute;margin-left:23.95pt;margin-top:144.55pt;width:24.85pt;height:2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">
                <v:imagedata r:id="rId56" o:title=""/>
              </v:shape>
            </w:pict>
          </mc:Fallback>
        </mc:AlternateContent>
      </w:r>
      <w:r w:rsidR="00F7103B">
        <w:rPr>
          <w:noProof/>
          <w:sz w:val="32"/>
          <w:szCs w:val="32"/>
          <w14:ligatures w14:val="standardContextual"/>
        </w:rPr>
        <mc:AlternateContent>
          <mc:Choice Requires="wpi">
            <w:drawing>
              <wp:anchor distT="0" distB="0" distL="114300" distR="114300" simplePos="0" relativeHeight="251670528" behindDoc="0" locked="0" layoutInCell="1" allowOverlap="1" wp14:anchorId="2618FE2D" wp14:editId="7CE7BE91">
                <wp:simplePos x="0" y="0"/>
                <wp:positionH relativeFrom="column">
                  <wp:posOffset>-102870</wp:posOffset>
                </wp:positionH>
                <wp:positionV relativeFrom="paragraph">
                  <wp:posOffset>2610485</wp:posOffset>
                </wp:positionV>
                <wp:extent cx="212090" cy="270720"/>
                <wp:effectExtent l="57150" t="57150" r="35560" b="72390"/>
                <wp:wrapNone/>
                <wp:docPr id="20" name="Ink 20"/>
                <wp:cNvGraphicFramePr/>
                <a:graphic xmlns:a="http://schemas.openxmlformats.org/drawingml/2006/main">
                  <a:graphicData uri="http://schemas.microsoft.com/office/word/2010/wordprocessingInk">
                    <w14:contentPart bwMode="auto" r:id="rId57">
                      <w14:nvContentPartPr>
                        <w14:cNvContentPartPr/>
                      </w14:nvContentPartPr>
                      <w14:xfrm>
                        <a:off x="0" y="0"/>
                        <a:ext cx="212090" cy="270720"/>
                      </w14:xfrm>
                    </w14:contentPart>
                  </a:graphicData>
                </a:graphic>
              </wp:anchor>
            </w:drawing>
          </mc:Choice>
          <mc:Fallback>
            <w:pict>
              <v:shape w14:anchorId="51D7FE9F" id="Ink 20" o:spid="_x0000_s1026" type="#_x0000_t75" style="position:absolute;margin-left:-9.5pt;margin-top:204.15pt;width:19.5pt;height:24.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">
                <v:imagedata r:id="rId58" o:title=""/>
              </v:shape>
            </w:pict>
          </mc:Fallback>
        </mc:AlternateContent>
      </w:r>
      <w:r w:rsidR="00F7103B">
        <w:rPr>
          <w:noProof/>
          <w:sz w:val="32"/>
          <w:szCs w:val="32"/>
          <w14:ligatures w14:val="standardContextual"/>
        </w:rPr>
        <mc:AlternateContent>
          <mc:Choice Requires="wpi">
            <w:drawing>
              <wp:anchor distT="0" distB="0" distL="114300" distR="114300" simplePos="0" relativeHeight="251666432" behindDoc="0" locked="0" layoutInCell="1" allowOverlap="1" wp14:anchorId="2D40BC57" wp14:editId="01F9E4FB">
                <wp:simplePos x="0" y="0"/>
                <wp:positionH relativeFrom="column">
                  <wp:posOffset>2298127</wp:posOffset>
                </wp:positionH>
                <wp:positionV relativeFrom="paragraph">
                  <wp:posOffset>700845</wp:posOffset>
                </wp:positionV>
                <wp:extent cx="131400" cy="105480"/>
                <wp:effectExtent l="38100" t="57150" r="59690" b="66040"/>
                <wp:wrapNone/>
                <wp:docPr id="16" name="Ink 16"/>
                <wp:cNvGraphicFramePr/>
                <a:graphic xmlns:a="http://schemas.openxmlformats.org/drawingml/2006/main">
                  <a:graphicData uri="http://schemas.microsoft.com/office/word/2010/wordprocessingInk">
                    <w14:contentPart bwMode="auto" r:id="rId59">
                      <w14:nvContentPartPr>
                        <w14:cNvContentPartPr/>
                      </w14:nvContentPartPr>
                      <w14:xfrm>
                        <a:off x="0" y="0"/>
                        <a:ext cx="131400" cy="105480"/>
                      </w14:xfrm>
                    </w14:contentPart>
                  </a:graphicData>
                </a:graphic>
              </wp:anchor>
            </w:drawing>
          </mc:Choice>
          <mc:Fallback>
            <w:pict>
              <v:shape w14:anchorId="464837EE" id="Ink 16" o:spid="_x0000_s1026" type="#_x0000_t75" style="position:absolute;margin-left:179.55pt;margin-top:53.8pt;width:13.2pt;height:11.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">
                <v:imagedata r:id="rId60" o:title=""/>
              </v:shape>
            </w:pict>
          </mc:Fallback>
        </mc:AlternateContent>
      </w:r>
      <w:r w:rsidR="00F7103B">
        <w:rPr>
          <w:noProof/>
          <w:sz w:val="32"/>
          <w:szCs w:val="32"/>
          <w14:ligatures w14:val="standardContextual"/>
        </w:rPr>
        <mc:AlternateContent>
          <mc:Choice Requires="wpi">
            <w:drawing>
              <wp:anchor distT="0" distB="0" distL="114300" distR="114300" simplePos="0" relativeHeight="251665408" behindDoc="0" locked="0" layoutInCell="1" allowOverlap="1" wp14:anchorId="770920B3" wp14:editId="46AB0561">
                <wp:simplePos x="0" y="0"/>
                <wp:positionH relativeFrom="column">
                  <wp:posOffset>1848487</wp:posOffset>
                </wp:positionH>
                <wp:positionV relativeFrom="paragraph">
                  <wp:posOffset>1500765</wp:posOffset>
                </wp:positionV>
                <wp:extent cx="118080" cy="59040"/>
                <wp:effectExtent l="38100" t="38100" r="73025" b="74930"/>
                <wp:wrapNone/>
                <wp:docPr id="15" name="Ink 15"/>
                <wp:cNvGraphicFramePr/>
                <a:graphic xmlns:a="http://schemas.openxmlformats.org/drawingml/2006/main">
                  <a:graphicData uri="http://schemas.microsoft.com/office/word/2010/wordprocessingInk">
                    <w14:contentPart bwMode="auto" r:id="rId61">
                      <w14:nvContentPartPr>
                        <w14:cNvContentPartPr/>
                      </w14:nvContentPartPr>
                      <w14:xfrm>
                        <a:off x="0" y="0"/>
                        <a:ext cx="118080" cy="59040"/>
                      </w14:xfrm>
                    </w14:contentPart>
                  </a:graphicData>
                </a:graphic>
              </wp:anchor>
            </w:drawing>
          </mc:Choice>
          <mc:Fallback>
            <w:pict>
              <v:shape w14:anchorId="3F7D6969" id="Ink 15" o:spid="_x0000_s1026" type="#_x0000_t75" style="position:absolute;margin-left:144.15pt;margin-top:116.75pt;width:12.15pt;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">
                <v:imagedata r:id="rId62" o:title=""/>
              </v:shape>
            </w:pict>
          </mc:Fallback>
        </mc:AlternateContent>
      </w:r>
      <w:r w:rsidR="00F7103B">
        <w:rPr>
          <w:noProof/>
          <w:sz w:val="32"/>
          <w:szCs w:val="32"/>
          <w14:ligatures w14:val="standardContextual"/>
        </w:rPr>
        <mc:AlternateContent>
          <mc:Choice Requires="wpi">
            <w:drawing>
              <wp:anchor distT="0" distB="0" distL="114300" distR="114300" simplePos="0" relativeHeight="251664384" behindDoc="0" locked="0" layoutInCell="1" allowOverlap="1" wp14:anchorId="7BE0B6D1" wp14:editId="3EAB3B3D">
                <wp:simplePos x="0" y="0"/>
                <wp:positionH relativeFrom="column">
                  <wp:posOffset>4755487</wp:posOffset>
                </wp:positionH>
                <wp:positionV relativeFrom="paragraph">
                  <wp:posOffset>691485</wp:posOffset>
                </wp:positionV>
                <wp:extent cx="261360" cy="113040"/>
                <wp:effectExtent l="57150" t="57150" r="62865" b="58420"/>
                <wp:wrapNone/>
                <wp:docPr id="14" name="Ink 14"/>
                <wp:cNvGraphicFramePr/>
                <a:graphic xmlns:a="http://schemas.openxmlformats.org/drawingml/2006/main">
                  <a:graphicData uri="http://schemas.microsoft.com/office/word/2010/wordprocessingInk">
                    <w14:contentPart bwMode="auto" r:id="rId63">
                      <w14:nvContentPartPr>
                        <w14:cNvContentPartPr/>
                      </w14:nvContentPartPr>
                      <w14:xfrm>
                        <a:off x="0" y="0"/>
                        <a:ext cx="261360" cy="113040"/>
                      </w14:xfrm>
                    </w14:contentPart>
                  </a:graphicData>
                </a:graphic>
              </wp:anchor>
            </w:drawing>
          </mc:Choice>
          <mc:Fallback>
            <w:pict>
              <v:shape w14:anchorId="76536511" id="Ink 14" o:spid="_x0000_s1026" type="#_x0000_t75" style="position:absolute;margin-left:373.05pt;margin-top:53.05pt;width:23.45pt;height:11.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">
                <v:imagedata r:id="rId64" o:title=""/>
              </v:shape>
            </w:pict>
          </mc:Fallback>
        </mc:AlternateContent>
      </w:r>
      <w:r w:rsidR="00F7103B">
        <w:rPr>
          <w:noProof/>
          <w:sz w:val="32"/>
          <w:szCs w:val="32"/>
          <w14:ligatures w14:val="standardContextual"/>
        </w:rPr>
        <mc:AlternateContent>
          <mc:Choice Requires="wpi">
            <w:drawing>
              <wp:anchor distT="0" distB="0" distL="114300" distR="114300" simplePos="0" relativeHeight="251663360" behindDoc="0" locked="0" layoutInCell="1" allowOverlap="1" wp14:anchorId="1D8CF4C8" wp14:editId="2D05E7D2">
                <wp:simplePos x="0" y="0"/>
                <wp:positionH relativeFrom="column">
                  <wp:posOffset>3749647</wp:posOffset>
                </wp:positionH>
                <wp:positionV relativeFrom="paragraph">
                  <wp:posOffset>839805</wp:posOffset>
                </wp:positionV>
                <wp:extent cx="136800" cy="73080"/>
                <wp:effectExtent l="57150" t="57150" r="34925" b="60325"/>
                <wp:wrapNone/>
                <wp:docPr id="13" name="Ink 13"/>
                <wp:cNvGraphicFramePr/>
                <a:graphic xmlns:a="http://schemas.openxmlformats.org/drawingml/2006/main">
                  <a:graphicData uri="http://schemas.microsoft.com/office/word/2010/wordprocessingInk">
                    <w14:contentPart bwMode="auto" r:id="rId65">
                      <w14:nvContentPartPr>
                        <w14:cNvContentPartPr/>
                      </w14:nvContentPartPr>
                      <w14:xfrm>
                        <a:off x="0" y="0"/>
                        <a:ext cx="136800" cy="73080"/>
                      </w14:xfrm>
                    </w14:contentPart>
                  </a:graphicData>
                </a:graphic>
              </wp:anchor>
            </w:drawing>
          </mc:Choice>
          <mc:Fallback>
            <w:pict>
              <v:shape w14:anchorId="3B100C1A" id="Ink 13" o:spid="_x0000_s1026" type="#_x0000_t75" style="position:absolute;margin-left:293.85pt;margin-top:64.75pt;width:13.6pt;height:8.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">
                <v:imagedata r:id="rId66" o:title=""/>
              </v:shape>
            </w:pict>
          </mc:Fallback>
        </mc:AlternateContent>
      </w:r>
    </w:p>
    <w:sectPr w:rsidR="2A4204AA" w:rsidRPr="008C1F19" w:rsidSect="00940846">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A2CCD" w14:textId="77777777" w:rsidR="008F509F" w:rsidRDefault="008F509F">
      <w:r>
        <w:separator/>
      </w:r>
    </w:p>
  </w:endnote>
  <w:endnote w:type="continuationSeparator" w:id="0">
    <w:p w14:paraId="655A5F9E" w14:textId="77777777" w:rsidR="008F509F" w:rsidRDefault="008F509F">
      <w:r>
        <w:continuationSeparator/>
      </w:r>
    </w:p>
  </w:endnote>
  <w:endnote w:type="continuationNotice" w:id="1">
    <w:p w14:paraId="11656D5C" w14:textId="77777777" w:rsidR="008F509F" w:rsidRDefault="008F50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684042"/>
      <w:docPartObj>
        <w:docPartGallery w:val="Page Numbers (Bottom of Page)"/>
        <w:docPartUnique/>
      </w:docPartObj>
    </w:sdtPr>
    <w:sdtEndPr/>
    <w:sdtContent>
      <w:p w14:paraId="3F9F911D" w14:textId="6BFD1B7F" w:rsidR="00EC0C6C" w:rsidRDefault="00EC0C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337B5D" w14:textId="52684789" w:rsidR="0080630B" w:rsidRDefault="004D5566">
    <w:pPr>
      <w:pStyle w:val="Footer"/>
    </w:pPr>
    <w:r>
      <w:t>DDU(Faculty of Tech., Dept. of IT)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713259"/>
      <w:docPartObj>
        <w:docPartGallery w:val="Page Numbers (Bottom of Page)"/>
        <w:docPartUnique/>
      </w:docPartObj>
    </w:sdtPr>
    <w:sdtEndPr/>
    <w:sdtContent>
      <w:p w14:paraId="0762A7FF" w14:textId="4382A86F" w:rsidR="00731ECF" w:rsidRDefault="00731E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F259F" w14:textId="4573D1F4" w:rsidR="00AF71DF" w:rsidRDefault="004D5566">
    <w:pPr>
      <w:pStyle w:val="Footer"/>
    </w:pPr>
    <w:r>
      <w:t>DDU(Faculty of Tech., Dept. of 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281556"/>
      <w:docPartObj>
        <w:docPartGallery w:val="Page Numbers (Bottom of Page)"/>
        <w:docPartUnique/>
      </w:docPartObj>
    </w:sdtPr>
    <w:sdtEndPr/>
    <w:sdtContent>
      <w:p w14:paraId="29378B89" w14:textId="7CFCBCD1" w:rsidR="005A2088" w:rsidRDefault="005A20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17FB93" w14:textId="6B445BDE" w:rsidR="007D62F5" w:rsidRDefault="007D62F5">
    <w:pPr>
      <w:pStyle w:val="Footer"/>
    </w:pPr>
    <w:r>
      <w:t>DDU(Faculty of Tech., Dept. of IT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34589"/>
      <w:docPartObj>
        <w:docPartGallery w:val="Page Numbers (Bottom of Page)"/>
        <w:docPartUnique/>
      </w:docPartObj>
    </w:sdtPr>
    <w:sdtEndPr/>
    <w:sdtContent>
      <w:p w14:paraId="04CF9843" w14:textId="473CC75F" w:rsidR="00C27462" w:rsidRDefault="00C274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40E1A2" w14:textId="66AFE420" w:rsidR="007D62F5" w:rsidRDefault="007D62F5" w:rsidP="00940846">
    <w:pPr>
      <w:pStyle w:val="Footer"/>
      <w:tabs>
        <w:tab w:val="clear" w:pos="4680"/>
        <w:tab w:val="clear" w:pos="9360"/>
        <w:tab w:val="right"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5603873"/>
      <w:docPartObj>
        <w:docPartGallery w:val="Page Numbers (Bottom of Page)"/>
        <w:docPartUnique/>
      </w:docPartObj>
    </w:sdtPr>
    <w:sdtEndPr/>
    <w:sdtContent>
      <w:p w14:paraId="519C43A2" w14:textId="77777777" w:rsidR="007D62F5" w:rsidRDefault="007D62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DB6EEC" w14:textId="77777777" w:rsidR="007D62F5" w:rsidRDefault="007D62F5">
    <w:pPr>
      <w:pStyle w:val="Footer"/>
    </w:pPr>
    <w:r>
      <w:t>DDU(Faculty of Tech., Dept. of IT)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132396"/>
      <w:docPartObj>
        <w:docPartGallery w:val="Page Numbers (Bottom of Page)"/>
        <w:docPartUnique/>
      </w:docPartObj>
    </w:sdtPr>
    <w:sdtEndPr/>
    <w:sdtContent>
      <w:p w14:paraId="425DB268" w14:textId="77777777" w:rsidR="00E27894" w:rsidRDefault="00E278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921786" w14:textId="3A9436F5" w:rsidR="00E27894" w:rsidRDefault="00E27894" w:rsidP="00940846">
    <w:pPr>
      <w:pStyle w:val="Footer"/>
      <w:tabs>
        <w:tab w:val="clear" w:pos="4680"/>
        <w:tab w:val="clear" w:pos="9360"/>
        <w:tab w:val="left" w:pos="6857"/>
      </w:tabs>
    </w:pPr>
    <w:r>
      <w:t>DDU(Faculty of Tech., Dept. of IT)</w:t>
    </w:r>
    <w:r w:rsidR="00940846">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337233"/>
      <w:docPartObj>
        <w:docPartGallery w:val="Page Numbers (Bottom of Page)"/>
        <w:docPartUnique/>
      </w:docPartObj>
    </w:sdtPr>
    <w:sdtEndPr/>
    <w:sdtContent>
      <w:p w14:paraId="23B5F902" w14:textId="77777777" w:rsidR="00E27894" w:rsidRDefault="00E278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1E762E" w14:textId="77777777" w:rsidR="00E27894" w:rsidRDefault="00E27894">
    <w:pPr>
      <w:pStyle w:val="Footer"/>
    </w:pPr>
    <w:r>
      <w:t>DDU(Faculty of Tech., Dept. of IT)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650365"/>
      <w:docPartObj>
        <w:docPartGallery w:val="Page Numbers (Bottom of Page)"/>
        <w:docPartUnique/>
      </w:docPartObj>
    </w:sdtPr>
    <w:sdtEndPr/>
    <w:sdtContent>
      <w:p w14:paraId="63F9D13F" w14:textId="77777777" w:rsidR="00E27894" w:rsidRDefault="00E278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D3E53" w14:textId="77777777" w:rsidR="00E27894" w:rsidRDefault="00E27894">
    <w:pPr>
      <w:pStyle w:val="Footer"/>
    </w:pPr>
    <w:r>
      <w:t>DDU(Faculty of Tech., Dept. of IT)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512454"/>
      <w:docPartObj>
        <w:docPartGallery w:val="Page Numbers (Bottom of Page)"/>
        <w:docPartUnique/>
      </w:docPartObj>
    </w:sdtPr>
    <w:sdtEndPr/>
    <w:sdtContent>
      <w:p w14:paraId="0569627E" w14:textId="77777777" w:rsidR="00E27894" w:rsidRDefault="00E278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F431DF" w14:textId="77777777" w:rsidR="00E27894" w:rsidRDefault="00E27894">
    <w:pPr>
      <w:pStyle w:val="Footer"/>
    </w:pPr>
    <w:r>
      <w:t>DDU(Faculty of Tech., Dept. of IT)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419301"/>
      <w:docPartObj>
        <w:docPartGallery w:val="Page Numbers (Bottom of Page)"/>
        <w:docPartUnique/>
      </w:docPartObj>
    </w:sdtPr>
    <w:sdtEndPr/>
    <w:sdtContent>
      <w:p w14:paraId="1E345B91" w14:textId="77777777" w:rsidR="00E27894" w:rsidRDefault="00E278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A9974D" w14:textId="77777777" w:rsidR="00E27894" w:rsidRDefault="00E27894">
    <w:pPr>
      <w:pStyle w:val="Footer"/>
    </w:pPr>
    <w:r>
      <w:t>DDU(Faculty of Tech., Dept. of 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DD0BF" w14:textId="77777777" w:rsidR="008F509F" w:rsidRDefault="008F509F">
      <w:r>
        <w:separator/>
      </w:r>
    </w:p>
  </w:footnote>
  <w:footnote w:type="continuationSeparator" w:id="0">
    <w:p w14:paraId="42E2CBD3" w14:textId="77777777" w:rsidR="008F509F" w:rsidRDefault="008F509F">
      <w:r>
        <w:continuationSeparator/>
      </w:r>
    </w:p>
  </w:footnote>
  <w:footnote w:type="continuationNotice" w:id="1">
    <w:p w14:paraId="7CCB5128" w14:textId="77777777" w:rsidR="008F509F" w:rsidRDefault="008F50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65"/>
      <w:gridCol w:w="2765"/>
      <w:gridCol w:w="2765"/>
    </w:tblGrid>
    <w:tr w:rsidR="051B5939" w14:paraId="136F695A" w14:textId="77777777" w:rsidTr="051B5939">
      <w:trPr>
        <w:trHeight w:val="300"/>
      </w:trPr>
      <w:tc>
        <w:tcPr>
          <w:tcW w:w="2765" w:type="dxa"/>
        </w:tcPr>
        <w:p w14:paraId="1B830D2D" w14:textId="775E19FB" w:rsidR="051B5939" w:rsidRDefault="051B5939" w:rsidP="051B5939">
          <w:pPr>
            <w:pStyle w:val="Header"/>
            <w:ind w:left="-115"/>
          </w:pPr>
        </w:p>
      </w:tc>
      <w:tc>
        <w:tcPr>
          <w:tcW w:w="2765" w:type="dxa"/>
        </w:tcPr>
        <w:p w14:paraId="6C8BE0B9" w14:textId="731617C9" w:rsidR="051B5939" w:rsidRDefault="051B5939" w:rsidP="051B5939">
          <w:pPr>
            <w:pStyle w:val="Header"/>
            <w:jc w:val="center"/>
          </w:pPr>
        </w:p>
      </w:tc>
      <w:tc>
        <w:tcPr>
          <w:tcW w:w="2765" w:type="dxa"/>
        </w:tcPr>
        <w:p w14:paraId="4D4EB99F" w14:textId="2C2818C3" w:rsidR="051B5939" w:rsidRDefault="051B5939" w:rsidP="051B5939">
          <w:pPr>
            <w:pStyle w:val="Header"/>
            <w:ind w:right="-115"/>
            <w:jc w:val="right"/>
          </w:pPr>
        </w:p>
      </w:tc>
    </w:tr>
  </w:tbl>
  <w:p w14:paraId="76A30EB2" w14:textId="38BB924C" w:rsidR="051B5939" w:rsidRDefault="051B5939" w:rsidP="051B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65"/>
      <w:gridCol w:w="2765"/>
      <w:gridCol w:w="2765"/>
    </w:tblGrid>
    <w:tr w:rsidR="001A14BB" w14:paraId="7E8880B7" w14:textId="77777777" w:rsidTr="051B5939">
      <w:trPr>
        <w:trHeight w:val="300"/>
      </w:trPr>
      <w:tc>
        <w:tcPr>
          <w:tcW w:w="2765" w:type="dxa"/>
        </w:tcPr>
        <w:p w14:paraId="120E7037" w14:textId="77777777" w:rsidR="001A14BB" w:rsidRDefault="001A14BB" w:rsidP="051B5939">
          <w:pPr>
            <w:pStyle w:val="Header"/>
            <w:ind w:left="-115"/>
          </w:pPr>
        </w:p>
      </w:tc>
      <w:tc>
        <w:tcPr>
          <w:tcW w:w="2765" w:type="dxa"/>
        </w:tcPr>
        <w:p w14:paraId="4EF39BFC" w14:textId="77777777" w:rsidR="001A14BB" w:rsidRDefault="001A14BB" w:rsidP="051B5939">
          <w:pPr>
            <w:pStyle w:val="Header"/>
            <w:jc w:val="center"/>
          </w:pPr>
        </w:p>
      </w:tc>
      <w:tc>
        <w:tcPr>
          <w:tcW w:w="2765" w:type="dxa"/>
        </w:tcPr>
        <w:p w14:paraId="72B4009D" w14:textId="77777777" w:rsidR="001A14BB" w:rsidRDefault="001A14BB" w:rsidP="051B5939">
          <w:pPr>
            <w:pStyle w:val="Header"/>
            <w:ind w:right="-115"/>
            <w:jc w:val="right"/>
          </w:pPr>
        </w:p>
      </w:tc>
    </w:tr>
  </w:tbl>
  <w:p w14:paraId="55BEEC15" w14:textId="77777777" w:rsidR="001A14BB" w:rsidRDefault="001A14BB" w:rsidP="051B59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381C8" w14:textId="1A35E8F0" w:rsidR="00AF71DF" w:rsidRDefault="002E7D6A" w:rsidP="007247DB">
    <w:pPr>
      <w:pStyle w:val="Header"/>
      <w:numPr>
        <w:ilvl w:val="0"/>
        <w:numId w:val="31"/>
      </w:numPr>
    </w:pPr>
    <w: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10E0" w14:textId="44DB49A4" w:rsidR="007D62F5" w:rsidRDefault="005863BD" w:rsidP="051B5939">
    <w:pPr>
      <w:pStyle w:val="Header"/>
    </w:pPr>
    <w:r>
      <w:t xml:space="preserve">2. </w:t>
    </w:r>
    <w:r w:rsidR="002E7D6A">
      <w:t>PROJECT MANAGEMENT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DDE07" w14:textId="48DC41F6" w:rsidR="007D62F5" w:rsidRDefault="005863BD" w:rsidP="051B5939">
    <w:pPr>
      <w:pStyle w:val="Header"/>
    </w:pPr>
    <w:r>
      <w:t xml:space="preserve">3. </w:t>
    </w:r>
    <w:r w:rsidR="002E7D6A">
      <w:t xml:space="preserve">SYSTEM </w:t>
    </w:r>
    <w:r>
      <w:t>REQUIREMENTS STUDY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B055" w14:textId="6D5E3C34" w:rsidR="007D62F5" w:rsidRDefault="007247DB" w:rsidP="051B5939">
    <w:pPr>
      <w:pStyle w:val="Header"/>
    </w:pPr>
    <w:r>
      <w:t>4. SYSTEM ANALYSIS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A9E57" w14:textId="0BF2F2F8" w:rsidR="00E27894" w:rsidRDefault="007247DB" w:rsidP="051B5939">
    <w:pPr>
      <w:pStyle w:val="Header"/>
    </w:pPr>
    <w:r>
      <w:t>5. IMPLEMENTATION PLANNING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2E07" w14:textId="47887E1F" w:rsidR="00E27894" w:rsidRDefault="007247DB" w:rsidP="051B5939">
    <w:pPr>
      <w:pStyle w:val="Header"/>
    </w:pPr>
    <w:r>
      <w:t>6. TESTING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3840" w14:textId="71DA5EF1" w:rsidR="00E27894" w:rsidRDefault="007247DB" w:rsidP="051B5939">
    <w:pPr>
      <w:pStyle w:val="Header"/>
    </w:pPr>
    <w:r>
      <w:t>7. USER MANUAL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24B13" w14:textId="6A90608F" w:rsidR="00E27894" w:rsidRDefault="007247DB" w:rsidP="051B5939">
    <w:pPr>
      <w:pStyle w:val="Header"/>
    </w:pPr>
    <w:r>
      <w:t>8. LIMITATION AND FURURE ENHANCE</w:t>
    </w:r>
    <w:r w:rsidR="0022644E">
      <w:t>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B1EF3" w14:textId="23869DFE" w:rsidR="00E27894" w:rsidRDefault="0022644E" w:rsidP="051B5939">
    <w:pPr>
      <w:pStyle w:val="Header"/>
    </w:pPr>
    <w:del w:id="116" w:author="HETVEE RABARA" w:date="2026-03-22T21:34:00Z">
      <w:r w:rsidDel="00E80C26">
        <w:delText>9. CONCLUSION AND DISCUSSION</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52F6B"/>
    <w:multiLevelType w:val="hybridMultilevel"/>
    <w:tmpl w:val="2C88E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010939"/>
    <w:multiLevelType w:val="multilevel"/>
    <w:tmpl w:val="EB2E0C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D096949"/>
    <w:multiLevelType w:val="multilevel"/>
    <w:tmpl w:val="C0E80B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E2F7A05"/>
    <w:multiLevelType w:val="multilevel"/>
    <w:tmpl w:val="D25821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F047771"/>
    <w:multiLevelType w:val="multilevel"/>
    <w:tmpl w:val="1A940B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87F6802"/>
    <w:multiLevelType w:val="hybridMultilevel"/>
    <w:tmpl w:val="0EE4A9F6"/>
    <w:lvl w:ilvl="0" w:tplc="E53E2B90">
      <w:start w:val="1"/>
      <w:numFmt w:val="bullet"/>
      <w:lvlText w:val=""/>
      <w:lvlJc w:val="left"/>
      <w:pPr>
        <w:ind w:left="1080" w:hanging="360"/>
      </w:pPr>
      <w:rPr>
        <w:rFonts w:ascii="Symbol" w:hAnsi="Symbol" w:hint="default"/>
      </w:rPr>
    </w:lvl>
    <w:lvl w:ilvl="1" w:tplc="9672FA9A">
      <w:start w:val="1"/>
      <w:numFmt w:val="bullet"/>
      <w:lvlText w:val="o"/>
      <w:lvlJc w:val="left"/>
      <w:pPr>
        <w:ind w:left="1800" w:hanging="360"/>
      </w:pPr>
      <w:rPr>
        <w:rFonts w:ascii="Courier New" w:hAnsi="Courier New" w:hint="default"/>
      </w:rPr>
    </w:lvl>
    <w:lvl w:ilvl="2" w:tplc="85440018">
      <w:start w:val="1"/>
      <w:numFmt w:val="bullet"/>
      <w:lvlText w:val=""/>
      <w:lvlJc w:val="left"/>
      <w:pPr>
        <w:ind w:left="2520" w:hanging="360"/>
      </w:pPr>
      <w:rPr>
        <w:rFonts w:ascii="Wingdings" w:hAnsi="Wingdings" w:hint="default"/>
      </w:rPr>
    </w:lvl>
    <w:lvl w:ilvl="3" w:tplc="F7A07618">
      <w:start w:val="1"/>
      <w:numFmt w:val="bullet"/>
      <w:lvlText w:val=""/>
      <w:lvlJc w:val="left"/>
      <w:pPr>
        <w:ind w:left="3240" w:hanging="360"/>
      </w:pPr>
      <w:rPr>
        <w:rFonts w:ascii="Symbol" w:hAnsi="Symbol" w:hint="default"/>
      </w:rPr>
    </w:lvl>
    <w:lvl w:ilvl="4" w:tplc="F8CA2486">
      <w:start w:val="1"/>
      <w:numFmt w:val="bullet"/>
      <w:lvlText w:val="o"/>
      <w:lvlJc w:val="left"/>
      <w:pPr>
        <w:ind w:left="3960" w:hanging="360"/>
      </w:pPr>
      <w:rPr>
        <w:rFonts w:ascii="Courier New" w:hAnsi="Courier New" w:hint="default"/>
      </w:rPr>
    </w:lvl>
    <w:lvl w:ilvl="5" w:tplc="AD263D54">
      <w:start w:val="1"/>
      <w:numFmt w:val="bullet"/>
      <w:lvlText w:val=""/>
      <w:lvlJc w:val="left"/>
      <w:pPr>
        <w:ind w:left="4680" w:hanging="360"/>
      </w:pPr>
      <w:rPr>
        <w:rFonts w:ascii="Wingdings" w:hAnsi="Wingdings" w:hint="default"/>
      </w:rPr>
    </w:lvl>
    <w:lvl w:ilvl="6" w:tplc="10D88518">
      <w:start w:val="1"/>
      <w:numFmt w:val="bullet"/>
      <w:lvlText w:val=""/>
      <w:lvlJc w:val="left"/>
      <w:pPr>
        <w:ind w:left="5400" w:hanging="360"/>
      </w:pPr>
      <w:rPr>
        <w:rFonts w:ascii="Symbol" w:hAnsi="Symbol" w:hint="default"/>
      </w:rPr>
    </w:lvl>
    <w:lvl w:ilvl="7" w:tplc="490E0D16">
      <w:start w:val="1"/>
      <w:numFmt w:val="bullet"/>
      <w:lvlText w:val="o"/>
      <w:lvlJc w:val="left"/>
      <w:pPr>
        <w:ind w:left="6120" w:hanging="360"/>
      </w:pPr>
      <w:rPr>
        <w:rFonts w:ascii="Courier New" w:hAnsi="Courier New" w:hint="default"/>
      </w:rPr>
    </w:lvl>
    <w:lvl w:ilvl="8" w:tplc="8A128092">
      <w:start w:val="1"/>
      <w:numFmt w:val="bullet"/>
      <w:lvlText w:val=""/>
      <w:lvlJc w:val="left"/>
      <w:pPr>
        <w:ind w:left="6840" w:hanging="360"/>
      </w:pPr>
      <w:rPr>
        <w:rFonts w:ascii="Wingdings" w:hAnsi="Wingdings" w:hint="default"/>
      </w:rPr>
    </w:lvl>
  </w:abstractNum>
  <w:abstractNum w:abstractNumId="6" w15:restartNumberingAfterBreak="0">
    <w:nsid w:val="3A290332"/>
    <w:multiLevelType w:val="multilevel"/>
    <w:tmpl w:val="9266E0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3B7824B5"/>
    <w:multiLevelType w:val="multilevel"/>
    <w:tmpl w:val="D06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10223"/>
    <w:multiLevelType w:val="multilevel"/>
    <w:tmpl w:val="6F9C45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1E0006C"/>
    <w:multiLevelType w:val="multilevel"/>
    <w:tmpl w:val="C0FE45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6C10FD6"/>
    <w:multiLevelType w:val="multilevel"/>
    <w:tmpl w:val="62164B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E760BD"/>
    <w:multiLevelType w:val="hybridMultilevel"/>
    <w:tmpl w:val="1CECD92E"/>
    <w:lvl w:ilvl="0" w:tplc="5BBCCC04">
      <w:start w:val="1"/>
      <w:numFmt w:val="bullet"/>
      <w:lvlText w:val=""/>
      <w:lvlJc w:val="left"/>
      <w:pPr>
        <w:ind w:left="720" w:hanging="360"/>
      </w:pPr>
      <w:rPr>
        <w:rFonts w:ascii="Symbol" w:hAnsi="Symbol" w:hint="default"/>
      </w:rPr>
    </w:lvl>
    <w:lvl w:ilvl="1" w:tplc="328A56D4">
      <w:start w:val="1"/>
      <w:numFmt w:val="bullet"/>
      <w:lvlText w:val="o"/>
      <w:lvlJc w:val="left"/>
      <w:pPr>
        <w:ind w:left="1440" w:hanging="360"/>
      </w:pPr>
      <w:rPr>
        <w:rFonts w:ascii="Courier New" w:hAnsi="Courier New" w:hint="default"/>
      </w:rPr>
    </w:lvl>
    <w:lvl w:ilvl="2" w:tplc="82DCDB82">
      <w:start w:val="1"/>
      <w:numFmt w:val="bullet"/>
      <w:lvlText w:val=""/>
      <w:lvlJc w:val="left"/>
      <w:pPr>
        <w:ind w:left="2160" w:hanging="360"/>
      </w:pPr>
      <w:rPr>
        <w:rFonts w:ascii="Wingdings" w:hAnsi="Wingdings" w:hint="default"/>
      </w:rPr>
    </w:lvl>
    <w:lvl w:ilvl="3" w:tplc="B11AE820">
      <w:start w:val="1"/>
      <w:numFmt w:val="bullet"/>
      <w:lvlText w:val=""/>
      <w:lvlJc w:val="left"/>
      <w:pPr>
        <w:ind w:left="2880" w:hanging="360"/>
      </w:pPr>
      <w:rPr>
        <w:rFonts w:ascii="Symbol" w:hAnsi="Symbol" w:hint="default"/>
      </w:rPr>
    </w:lvl>
    <w:lvl w:ilvl="4" w:tplc="D99A6200">
      <w:start w:val="1"/>
      <w:numFmt w:val="bullet"/>
      <w:lvlText w:val="o"/>
      <w:lvlJc w:val="left"/>
      <w:pPr>
        <w:ind w:left="3600" w:hanging="360"/>
      </w:pPr>
      <w:rPr>
        <w:rFonts w:ascii="Courier New" w:hAnsi="Courier New" w:hint="default"/>
      </w:rPr>
    </w:lvl>
    <w:lvl w:ilvl="5" w:tplc="0DAAB19C">
      <w:start w:val="1"/>
      <w:numFmt w:val="bullet"/>
      <w:lvlText w:val=""/>
      <w:lvlJc w:val="left"/>
      <w:pPr>
        <w:ind w:left="4320" w:hanging="360"/>
      </w:pPr>
      <w:rPr>
        <w:rFonts w:ascii="Wingdings" w:hAnsi="Wingdings" w:hint="default"/>
      </w:rPr>
    </w:lvl>
    <w:lvl w:ilvl="6" w:tplc="3AB47FEE">
      <w:start w:val="1"/>
      <w:numFmt w:val="bullet"/>
      <w:lvlText w:val=""/>
      <w:lvlJc w:val="left"/>
      <w:pPr>
        <w:ind w:left="5040" w:hanging="360"/>
      </w:pPr>
      <w:rPr>
        <w:rFonts w:ascii="Symbol" w:hAnsi="Symbol" w:hint="default"/>
      </w:rPr>
    </w:lvl>
    <w:lvl w:ilvl="7" w:tplc="4194227C">
      <w:start w:val="1"/>
      <w:numFmt w:val="bullet"/>
      <w:lvlText w:val="o"/>
      <w:lvlJc w:val="left"/>
      <w:pPr>
        <w:ind w:left="5760" w:hanging="360"/>
      </w:pPr>
      <w:rPr>
        <w:rFonts w:ascii="Courier New" w:hAnsi="Courier New" w:hint="default"/>
      </w:rPr>
    </w:lvl>
    <w:lvl w:ilvl="8" w:tplc="4446BA5C">
      <w:start w:val="1"/>
      <w:numFmt w:val="bullet"/>
      <w:lvlText w:val=""/>
      <w:lvlJc w:val="left"/>
      <w:pPr>
        <w:ind w:left="6480" w:hanging="360"/>
      </w:pPr>
      <w:rPr>
        <w:rFonts w:ascii="Wingdings" w:hAnsi="Wingdings" w:hint="default"/>
      </w:rPr>
    </w:lvl>
  </w:abstractNum>
  <w:abstractNum w:abstractNumId="12" w15:restartNumberingAfterBreak="0">
    <w:nsid w:val="4DCA3A06"/>
    <w:multiLevelType w:val="hybridMultilevel"/>
    <w:tmpl w:val="C9ECEC80"/>
    <w:lvl w:ilvl="0" w:tplc="ABAECC10">
      <w:start w:val="1"/>
      <w:numFmt w:val="bullet"/>
      <w:lvlText w:val=""/>
      <w:lvlJc w:val="left"/>
      <w:pPr>
        <w:ind w:left="720" w:hanging="360"/>
      </w:pPr>
      <w:rPr>
        <w:rFonts w:ascii="Symbol" w:hAnsi="Symbol" w:hint="default"/>
      </w:rPr>
    </w:lvl>
    <w:lvl w:ilvl="1" w:tplc="1DA0F7DE">
      <w:start w:val="1"/>
      <w:numFmt w:val="bullet"/>
      <w:lvlText w:val="o"/>
      <w:lvlJc w:val="left"/>
      <w:pPr>
        <w:ind w:left="1440" w:hanging="360"/>
      </w:pPr>
      <w:rPr>
        <w:rFonts w:ascii="Courier New" w:hAnsi="Courier New" w:hint="default"/>
      </w:rPr>
    </w:lvl>
    <w:lvl w:ilvl="2" w:tplc="89CCFBCE">
      <w:start w:val="1"/>
      <w:numFmt w:val="bullet"/>
      <w:lvlText w:val=""/>
      <w:lvlJc w:val="left"/>
      <w:pPr>
        <w:ind w:left="2160" w:hanging="360"/>
      </w:pPr>
      <w:rPr>
        <w:rFonts w:ascii="Wingdings" w:hAnsi="Wingdings" w:hint="default"/>
      </w:rPr>
    </w:lvl>
    <w:lvl w:ilvl="3" w:tplc="A33EF366">
      <w:start w:val="1"/>
      <w:numFmt w:val="bullet"/>
      <w:lvlText w:val=""/>
      <w:lvlJc w:val="left"/>
      <w:pPr>
        <w:ind w:left="2880" w:hanging="360"/>
      </w:pPr>
      <w:rPr>
        <w:rFonts w:ascii="Symbol" w:hAnsi="Symbol" w:hint="default"/>
      </w:rPr>
    </w:lvl>
    <w:lvl w:ilvl="4" w:tplc="111A6260">
      <w:start w:val="1"/>
      <w:numFmt w:val="bullet"/>
      <w:lvlText w:val="o"/>
      <w:lvlJc w:val="left"/>
      <w:pPr>
        <w:ind w:left="3600" w:hanging="360"/>
      </w:pPr>
      <w:rPr>
        <w:rFonts w:ascii="Courier New" w:hAnsi="Courier New" w:hint="default"/>
      </w:rPr>
    </w:lvl>
    <w:lvl w:ilvl="5" w:tplc="8DD47B5A">
      <w:start w:val="1"/>
      <w:numFmt w:val="bullet"/>
      <w:lvlText w:val=""/>
      <w:lvlJc w:val="left"/>
      <w:pPr>
        <w:ind w:left="4320" w:hanging="360"/>
      </w:pPr>
      <w:rPr>
        <w:rFonts w:ascii="Wingdings" w:hAnsi="Wingdings" w:hint="default"/>
      </w:rPr>
    </w:lvl>
    <w:lvl w:ilvl="6" w:tplc="8AE63460">
      <w:start w:val="1"/>
      <w:numFmt w:val="bullet"/>
      <w:lvlText w:val=""/>
      <w:lvlJc w:val="left"/>
      <w:pPr>
        <w:ind w:left="5040" w:hanging="360"/>
      </w:pPr>
      <w:rPr>
        <w:rFonts w:ascii="Symbol" w:hAnsi="Symbol" w:hint="default"/>
      </w:rPr>
    </w:lvl>
    <w:lvl w:ilvl="7" w:tplc="B756CF48">
      <w:start w:val="1"/>
      <w:numFmt w:val="bullet"/>
      <w:lvlText w:val="o"/>
      <w:lvlJc w:val="left"/>
      <w:pPr>
        <w:ind w:left="5760" w:hanging="360"/>
      </w:pPr>
      <w:rPr>
        <w:rFonts w:ascii="Courier New" w:hAnsi="Courier New" w:hint="default"/>
      </w:rPr>
    </w:lvl>
    <w:lvl w:ilvl="8" w:tplc="B7BC4E7A">
      <w:start w:val="1"/>
      <w:numFmt w:val="bullet"/>
      <w:lvlText w:val=""/>
      <w:lvlJc w:val="left"/>
      <w:pPr>
        <w:ind w:left="6480" w:hanging="360"/>
      </w:pPr>
      <w:rPr>
        <w:rFonts w:ascii="Wingdings" w:hAnsi="Wingdings" w:hint="default"/>
      </w:rPr>
    </w:lvl>
  </w:abstractNum>
  <w:abstractNum w:abstractNumId="13" w15:restartNumberingAfterBreak="0">
    <w:nsid w:val="4FFB166D"/>
    <w:multiLevelType w:val="multilevel"/>
    <w:tmpl w:val="1C6A4D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54C14A8E"/>
    <w:multiLevelType w:val="multilevel"/>
    <w:tmpl w:val="F1FCF4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570356C6"/>
    <w:multiLevelType w:val="multilevel"/>
    <w:tmpl w:val="74BE3D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ED5AB85"/>
    <w:multiLevelType w:val="hybridMultilevel"/>
    <w:tmpl w:val="01CE7428"/>
    <w:lvl w:ilvl="0" w:tplc="BF302A4A">
      <w:start w:val="1"/>
      <w:numFmt w:val="bullet"/>
      <w:lvlText w:val=""/>
      <w:lvlJc w:val="left"/>
      <w:pPr>
        <w:ind w:left="720" w:hanging="360"/>
      </w:pPr>
      <w:rPr>
        <w:rFonts w:ascii="Symbol" w:hAnsi="Symbol" w:hint="default"/>
      </w:rPr>
    </w:lvl>
    <w:lvl w:ilvl="1" w:tplc="BE04491A">
      <w:start w:val="1"/>
      <w:numFmt w:val="bullet"/>
      <w:lvlText w:val="o"/>
      <w:lvlJc w:val="left"/>
      <w:pPr>
        <w:ind w:left="1440" w:hanging="360"/>
      </w:pPr>
      <w:rPr>
        <w:rFonts w:ascii="Courier New" w:hAnsi="Courier New" w:hint="default"/>
      </w:rPr>
    </w:lvl>
    <w:lvl w:ilvl="2" w:tplc="E5569E50">
      <w:start w:val="1"/>
      <w:numFmt w:val="bullet"/>
      <w:lvlText w:val=""/>
      <w:lvlJc w:val="left"/>
      <w:pPr>
        <w:ind w:left="2160" w:hanging="360"/>
      </w:pPr>
      <w:rPr>
        <w:rFonts w:ascii="Wingdings" w:hAnsi="Wingdings" w:hint="default"/>
      </w:rPr>
    </w:lvl>
    <w:lvl w:ilvl="3" w:tplc="092E7A52">
      <w:start w:val="1"/>
      <w:numFmt w:val="bullet"/>
      <w:lvlText w:val=""/>
      <w:lvlJc w:val="left"/>
      <w:pPr>
        <w:ind w:left="2880" w:hanging="360"/>
      </w:pPr>
      <w:rPr>
        <w:rFonts w:ascii="Symbol" w:hAnsi="Symbol" w:hint="default"/>
      </w:rPr>
    </w:lvl>
    <w:lvl w:ilvl="4" w:tplc="40CA16DA">
      <w:start w:val="1"/>
      <w:numFmt w:val="bullet"/>
      <w:lvlText w:val="o"/>
      <w:lvlJc w:val="left"/>
      <w:pPr>
        <w:ind w:left="3600" w:hanging="360"/>
      </w:pPr>
      <w:rPr>
        <w:rFonts w:ascii="Courier New" w:hAnsi="Courier New" w:hint="default"/>
      </w:rPr>
    </w:lvl>
    <w:lvl w:ilvl="5" w:tplc="09CC21A8">
      <w:start w:val="1"/>
      <w:numFmt w:val="bullet"/>
      <w:lvlText w:val=""/>
      <w:lvlJc w:val="left"/>
      <w:pPr>
        <w:ind w:left="4320" w:hanging="360"/>
      </w:pPr>
      <w:rPr>
        <w:rFonts w:ascii="Wingdings" w:hAnsi="Wingdings" w:hint="default"/>
      </w:rPr>
    </w:lvl>
    <w:lvl w:ilvl="6" w:tplc="ABF42724">
      <w:start w:val="1"/>
      <w:numFmt w:val="bullet"/>
      <w:lvlText w:val=""/>
      <w:lvlJc w:val="left"/>
      <w:pPr>
        <w:ind w:left="5040" w:hanging="360"/>
      </w:pPr>
      <w:rPr>
        <w:rFonts w:ascii="Symbol" w:hAnsi="Symbol" w:hint="default"/>
      </w:rPr>
    </w:lvl>
    <w:lvl w:ilvl="7" w:tplc="E1923902">
      <w:start w:val="1"/>
      <w:numFmt w:val="bullet"/>
      <w:lvlText w:val="o"/>
      <w:lvlJc w:val="left"/>
      <w:pPr>
        <w:ind w:left="5760" w:hanging="360"/>
      </w:pPr>
      <w:rPr>
        <w:rFonts w:ascii="Courier New" w:hAnsi="Courier New" w:hint="default"/>
      </w:rPr>
    </w:lvl>
    <w:lvl w:ilvl="8" w:tplc="71AEBEB6">
      <w:start w:val="1"/>
      <w:numFmt w:val="bullet"/>
      <w:lvlText w:val=""/>
      <w:lvlJc w:val="left"/>
      <w:pPr>
        <w:ind w:left="6480" w:hanging="360"/>
      </w:pPr>
      <w:rPr>
        <w:rFonts w:ascii="Wingdings" w:hAnsi="Wingdings" w:hint="default"/>
      </w:rPr>
    </w:lvl>
  </w:abstractNum>
  <w:abstractNum w:abstractNumId="17" w15:restartNumberingAfterBreak="0">
    <w:nsid w:val="619E2D76"/>
    <w:multiLevelType w:val="multilevel"/>
    <w:tmpl w:val="99B6661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642815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157256"/>
    <w:multiLevelType w:val="multilevel"/>
    <w:tmpl w:val="1FFC54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64352CF"/>
    <w:multiLevelType w:val="hybridMultilevel"/>
    <w:tmpl w:val="ED4E7E08"/>
    <w:lvl w:ilvl="0" w:tplc="698467A6">
      <w:start w:val="1"/>
      <w:numFmt w:val="bullet"/>
      <w:lvlText w:val=""/>
      <w:lvlJc w:val="left"/>
      <w:pPr>
        <w:ind w:left="1080" w:hanging="360"/>
      </w:pPr>
      <w:rPr>
        <w:rFonts w:ascii="Symbol" w:hAnsi="Symbol" w:hint="default"/>
      </w:rPr>
    </w:lvl>
    <w:lvl w:ilvl="1" w:tplc="AEBABD2A">
      <w:start w:val="1"/>
      <w:numFmt w:val="bullet"/>
      <w:lvlText w:val="o"/>
      <w:lvlJc w:val="left"/>
      <w:pPr>
        <w:ind w:left="1800" w:hanging="360"/>
      </w:pPr>
      <w:rPr>
        <w:rFonts w:ascii="Courier New" w:hAnsi="Courier New" w:hint="default"/>
      </w:rPr>
    </w:lvl>
    <w:lvl w:ilvl="2" w:tplc="689209AC">
      <w:start w:val="1"/>
      <w:numFmt w:val="bullet"/>
      <w:lvlText w:val=""/>
      <w:lvlJc w:val="left"/>
      <w:pPr>
        <w:ind w:left="2520" w:hanging="360"/>
      </w:pPr>
      <w:rPr>
        <w:rFonts w:ascii="Wingdings" w:hAnsi="Wingdings" w:hint="default"/>
      </w:rPr>
    </w:lvl>
    <w:lvl w:ilvl="3" w:tplc="6C30ED40">
      <w:start w:val="1"/>
      <w:numFmt w:val="bullet"/>
      <w:lvlText w:val=""/>
      <w:lvlJc w:val="left"/>
      <w:pPr>
        <w:ind w:left="3240" w:hanging="360"/>
      </w:pPr>
      <w:rPr>
        <w:rFonts w:ascii="Symbol" w:hAnsi="Symbol" w:hint="default"/>
      </w:rPr>
    </w:lvl>
    <w:lvl w:ilvl="4" w:tplc="7470717A">
      <w:start w:val="1"/>
      <w:numFmt w:val="bullet"/>
      <w:lvlText w:val="o"/>
      <w:lvlJc w:val="left"/>
      <w:pPr>
        <w:ind w:left="3960" w:hanging="360"/>
      </w:pPr>
      <w:rPr>
        <w:rFonts w:ascii="Courier New" w:hAnsi="Courier New" w:hint="default"/>
      </w:rPr>
    </w:lvl>
    <w:lvl w:ilvl="5" w:tplc="BE86AFC8">
      <w:start w:val="1"/>
      <w:numFmt w:val="bullet"/>
      <w:lvlText w:val=""/>
      <w:lvlJc w:val="left"/>
      <w:pPr>
        <w:ind w:left="4680" w:hanging="360"/>
      </w:pPr>
      <w:rPr>
        <w:rFonts w:ascii="Wingdings" w:hAnsi="Wingdings" w:hint="default"/>
      </w:rPr>
    </w:lvl>
    <w:lvl w:ilvl="6" w:tplc="2A80EBEA">
      <w:start w:val="1"/>
      <w:numFmt w:val="bullet"/>
      <w:lvlText w:val=""/>
      <w:lvlJc w:val="left"/>
      <w:pPr>
        <w:ind w:left="5400" w:hanging="360"/>
      </w:pPr>
      <w:rPr>
        <w:rFonts w:ascii="Symbol" w:hAnsi="Symbol" w:hint="default"/>
      </w:rPr>
    </w:lvl>
    <w:lvl w:ilvl="7" w:tplc="F38A9212">
      <w:start w:val="1"/>
      <w:numFmt w:val="bullet"/>
      <w:lvlText w:val="o"/>
      <w:lvlJc w:val="left"/>
      <w:pPr>
        <w:ind w:left="6120" w:hanging="360"/>
      </w:pPr>
      <w:rPr>
        <w:rFonts w:ascii="Courier New" w:hAnsi="Courier New" w:hint="default"/>
      </w:rPr>
    </w:lvl>
    <w:lvl w:ilvl="8" w:tplc="45EA7BAA">
      <w:start w:val="1"/>
      <w:numFmt w:val="bullet"/>
      <w:lvlText w:val=""/>
      <w:lvlJc w:val="left"/>
      <w:pPr>
        <w:ind w:left="6840" w:hanging="360"/>
      </w:pPr>
      <w:rPr>
        <w:rFonts w:ascii="Wingdings" w:hAnsi="Wingdings" w:hint="default"/>
      </w:rPr>
    </w:lvl>
  </w:abstractNum>
  <w:abstractNum w:abstractNumId="21" w15:restartNumberingAfterBreak="0">
    <w:nsid w:val="670C1025"/>
    <w:multiLevelType w:val="multilevel"/>
    <w:tmpl w:val="2B0012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8B81AE3"/>
    <w:multiLevelType w:val="hybridMultilevel"/>
    <w:tmpl w:val="DC068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B359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FD05911"/>
    <w:multiLevelType w:val="multilevel"/>
    <w:tmpl w:val="385A43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4F641A4"/>
    <w:multiLevelType w:val="hybridMultilevel"/>
    <w:tmpl w:val="BD363E7A"/>
    <w:lvl w:ilvl="0" w:tplc="1836413A">
      <w:start w:val="1"/>
      <w:numFmt w:val="bullet"/>
      <w:lvlText w:val=""/>
      <w:lvlJc w:val="left"/>
      <w:pPr>
        <w:ind w:left="720" w:hanging="360"/>
      </w:pPr>
      <w:rPr>
        <w:rFonts w:ascii="Symbol" w:hAnsi="Symbol" w:hint="default"/>
      </w:rPr>
    </w:lvl>
    <w:lvl w:ilvl="1" w:tplc="9D565D10">
      <w:start w:val="1"/>
      <w:numFmt w:val="bullet"/>
      <w:lvlText w:val="o"/>
      <w:lvlJc w:val="left"/>
      <w:pPr>
        <w:ind w:left="1440" w:hanging="360"/>
      </w:pPr>
      <w:rPr>
        <w:rFonts w:ascii="Courier New" w:hAnsi="Courier New" w:hint="default"/>
      </w:rPr>
    </w:lvl>
    <w:lvl w:ilvl="2" w:tplc="93C8FD86">
      <w:start w:val="1"/>
      <w:numFmt w:val="bullet"/>
      <w:lvlText w:val=""/>
      <w:lvlJc w:val="left"/>
      <w:pPr>
        <w:ind w:left="2160" w:hanging="360"/>
      </w:pPr>
      <w:rPr>
        <w:rFonts w:ascii="Wingdings" w:hAnsi="Wingdings" w:hint="default"/>
      </w:rPr>
    </w:lvl>
    <w:lvl w:ilvl="3" w:tplc="A95A84FA">
      <w:start w:val="1"/>
      <w:numFmt w:val="bullet"/>
      <w:lvlText w:val=""/>
      <w:lvlJc w:val="left"/>
      <w:pPr>
        <w:ind w:left="2880" w:hanging="360"/>
      </w:pPr>
      <w:rPr>
        <w:rFonts w:ascii="Symbol" w:hAnsi="Symbol" w:hint="default"/>
      </w:rPr>
    </w:lvl>
    <w:lvl w:ilvl="4" w:tplc="E63C1014">
      <w:start w:val="1"/>
      <w:numFmt w:val="bullet"/>
      <w:lvlText w:val="o"/>
      <w:lvlJc w:val="left"/>
      <w:pPr>
        <w:ind w:left="3600" w:hanging="360"/>
      </w:pPr>
      <w:rPr>
        <w:rFonts w:ascii="Courier New" w:hAnsi="Courier New" w:hint="default"/>
      </w:rPr>
    </w:lvl>
    <w:lvl w:ilvl="5" w:tplc="149C132A">
      <w:start w:val="1"/>
      <w:numFmt w:val="bullet"/>
      <w:lvlText w:val=""/>
      <w:lvlJc w:val="left"/>
      <w:pPr>
        <w:ind w:left="4320" w:hanging="360"/>
      </w:pPr>
      <w:rPr>
        <w:rFonts w:ascii="Wingdings" w:hAnsi="Wingdings" w:hint="default"/>
      </w:rPr>
    </w:lvl>
    <w:lvl w:ilvl="6" w:tplc="AF806340">
      <w:start w:val="1"/>
      <w:numFmt w:val="bullet"/>
      <w:lvlText w:val=""/>
      <w:lvlJc w:val="left"/>
      <w:pPr>
        <w:ind w:left="5040" w:hanging="360"/>
      </w:pPr>
      <w:rPr>
        <w:rFonts w:ascii="Symbol" w:hAnsi="Symbol" w:hint="default"/>
      </w:rPr>
    </w:lvl>
    <w:lvl w:ilvl="7" w:tplc="13341F94">
      <w:start w:val="1"/>
      <w:numFmt w:val="bullet"/>
      <w:lvlText w:val="o"/>
      <w:lvlJc w:val="left"/>
      <w:pPr>
        <w:ind w:left="5760" w:hanging="360"/>
      </w:pPr>
      <w:rPr>
        <w:rFonts w:ascii="Courier New" w:hAnsi="Courier New" w:hint="default"/>
      </w:rPr>
    </w:lvl>
    <w:lvl w:ilvl="8" w:tplc="C4E8A988">
      <w:start w:val="1"/>
      <w:numFmt w:val="bullet"/>
      <w:lvlText w:val=""/>
      <w:lvlJc w:val="left"/>
      <w:pPr>
        <w:ind w:left="6480" w:hanging="360"/>
      </w:pPr>
      <w:rPr>
        <w:rFonts w:ascii="Wingdings" w:hAnsi="Wingdings" w:hint="default"/>
      </w:rPr>
    </w:lvl>
  </w:abstractNum>
  <w:abstractNum w:abstractNumId="26" w15:restartNumberingAfterBreak="0">
    <w:nsid w:val="754810C6"/>
    <w:multiLevelType w:val="multilevel"/>
    <w:tmpl w:val="827AEB8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7" w15:restartNumberingAfterBreak="0">
    <w:nsid w:val="7575630C"/>
    <w:multiLevelType w:val="multilevel"/>
    <w:tmpl w:val="0FC2DA3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75BD2C20"/>
    <w:multiLevelType w:val="multilevel"/>
    <w:tmpl w:val="08449C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787611DB"/>
    <w:multiLevelType w:val="multilevel"/>
    <w:tmpl w:val="899C95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7EF4390A"/>
    <w:multiLevelType w:val="hybridMultilevel"/>
    <w:tmpl w:val="21B2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6"/>
  </w:num>
  <w:num w:numId="3">
    <w:abstractNumId w:val="25"/>
  </w:num>
  <w:num w:numId="4">
    <w:abstractNumId w:val="11"/>
  </w:num>
  <w:num w:numId="5">
    <w:abstractNumId w:val="5"/>
  </w:num>
  <w:num w:numId="6">
    <w:abstractNumId w:val="20"/>
  </w:num>
  <w:num w:numId="7">
    <w:abstractNumId w:val="23"/>
  </w:num>
  <w:num w:numId="8">
    <w:abstractNumId w:val="7"/>
  </w:num>
  <w:num w:numId="9">
    <w:abstractNumId w:val="15"/>
  </w:num>
  <w:num w:numId="10">
    <w:abstractNumId w:val="8"/>
  </w:num>
  <w:num w:numId="11">
    <w:abstractNumId w:val="28"/>
  </w:num>
  <w:num w:numId="12">
    <w:abstractNumId w:val="29"/>
  </w:num>
  <w:num w:numId="13">
    <w:abstractNumId w:val="1"/>
  </w:num>
  <w:num w:numId="14">
    <w:abstractNumId w:val="17"/>
  </w:num>
  <w:num w:numId="15">
    <w:abstractNumId w:val="6"/>
  </w:num>
  <w:num w:numId="16">
    <w:abstractNumId w:val="14"/>
  </w:num>
  <w:num w:numId="17">
    <w:abstractNumId w:val="2"/>
  </w:num>
  <w:num w:numId="18">
    <w:abstractNumId w:val="9"/>
  </w:num>
  <w:num w:numId="19">
    <w:abstractNumId w:val="19"/>
  </w:num>
  <w:num w:numId="20">
    <w:abstractNumId w:val="24"/>
  </w:num>
  <w:num w:numId="21">
    <w:abstractNumId w:val="21"/>
  </w:num>
  <w:num w:numId="22">
    <w:abstractNumId w:val="3"/>
  </w:num>
  <w:num w:numId="23">
    <w:abstractNumId w:val="10"/>
  </w:num>
  <w:num w:numId="24">
    <w:abstractNumId w:val="27"/>
  </w:num>
  <w:num w:numId="25">
    <w:abstractNumId w:val="13"/>
  </w:num>
  <w:num w:numId="26">
    <w:abstractNumId w:val="4"/>
  </w:num>
  <w:num w:numId="27">
    <w:abstractNumId w:val="26"/>
  </w:num>
  <w:num w:numId="28">
    <w:abstractNumId w:val="18"/>
  </w:num>
  <w:num w:numId="29">
    <w:abstractNumId w:val="30"/>
  </w:num>
  <w:num w:numId="30">
    <w:abstractNumId w:val="22"/>
  </w:num>
  <w:num w:numId="31">
    <w:abstractNumId w:val="0"/>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TVEE RABARA">
    <w15:presenceInfo w15:providerId="Windows Live" w15:userId="4a3dd0ea079701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trackRevisions/>
  <w:documentProtection w:edit="trackedChanges" w:enforcement="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5F"/>
    <w:rsid w:val="00003818"/>
    <w:rsid w:val="00010E76"/>
    <w:rsid w:val="000121DF"/>
    <w:rsid w:val="00012223"/>
    <w:rsid w:val="000122E3"/>
    <w:rsid w:val="000129C2"/>
    <w:rsid w:val="00015279"/>
    <w:rsid w:val="00022912"/>
    <w:rsid w:val="00043B64"/>
    <w:rsid w:val="00045547"/>
    <w:rsid w:val="000456B1"/>
    <w:rsid w:val="00060DD1"/>
    <w:rsid w:val="00061048"/>
    <w:rsid w:val="00066741"/>
    <w:rsid w:val="00077087"/>
    <w:rsid w:val="000859CB"/>
    <w:rsid w:val="00095E60"/>
    <w:rsid w:val="00097BF6"/>
    <w:rsid w:val="000A01BE"/>
    <w:rsid w:val="000B0DE7"/>
    <w:rsid w:val="000B1D5F"/>
    <w:rsid w:val="000B2D55"/>
    <w:rsid w:val="000C12E0"/>
    <w:rsid w:val="000C5212"/>
    <w:rsid w:val="000D18A4"/>
    <w:rsid w:val="000F3120"/>
    <w:rsid w:val="001024C2"/>
    <w:rsid w:val="00107287"/>
    <w:rsid w:val="00112C3E"/>
    <w:rsid w:val="00121315"/>
    <w:rsid w:val="00135948"/>
    <w:rsid w:val="00137F18"/>
    <w:rsid w:val="00140041"/>
    <w:rsid w:val="00156DB5"/>
    <w:rsid w:val="0016085B"/>
    <w:rsid w:val="00164527"/>
    <w:rsid w:val="001670CB"/>
    <w:rsid w:val="001676A4"/>
    <w:rsid w:val="00171228"/>
    <w:rsid w:val="001845B4"/>
    <w:rsid w:val="0018473F"/>
    <w:rsid w:val="00187211"/>
    <w:rsid w:val="001872B8"/>
    <w:rsid w:val="00197198"/>
    <w:rsid w:val="001A14BB"/>
    <w:rsid w:val="001A2D7A"/>
    <w:rsid w:val="001A5808"/>
    <w:rsid w:val="001B5616"/>
    <w:rsid w:val="001C7A53"/>
    <w:rsid w:val="001D440D"/>
    <w:rsid w:val="001E68C1"/>
    <w:rsid w:val="001E7B0E"/>
    <w:rsid w:val="00211D4A"/>
    <w:rsid w:val="00221708"/>
    <w:rsid w:val="0022644E"/>
    <w:rsid w:val="00226806"/>
    <w:rsid w:val="0023284C"/>
    <w:rsid w:val="002546F7"/>
    <w:rsid w:val="00254CFE"/>
    <w:rsid w:val="00257EF2"/>
    <w:rsid w:val="002637C5"/>
    <w:rsid w:val="002649E9"/>
    <w:rsid w:val="00264AD1"/>
    <w:rsid w:val="002742A7"/>
    <w:rsid w:val="00274DCA"/>
    <w:rsid w:val="00281881"/>
    <w:rsid w:val="0028511C"/>
    <w:rsid w:val="0028525B"/>
    <w:rsid w:val="00287EBF"/>
    <w:rsid w:val="002A4FB0"/>
    <w:rsid w:val="002A5865"/>
    <w:rsid w:val="002B3DA8"/>
    <w:rsid w:val="002B7944"/>
    <w:rsid w:val="002D6E32"/>
    <w:rsid w:val="002E3732"/>
    <w:rsid w:val="002E7D6A"/>
    <w:rsid w:val="002F0470"/>
    <w:rsid w:val="00301610"/>
    <w:rsid w:val="00302436"/>
    <w:rsid w:val="00310C5E"/>
    <w:rsid w:val="00310CCA"/>
    <w:rsid w:val="00327AC8"/>
    <w:rsid w:val="00336471"/>
    <w:rsid w:val="00337053"/>
    <w:rsid w:val="00340760"/>
    <w:rsid w:val="00341B9E"/>
    <w:rsid w:val="00353090"/>
    <w:rsid w:val="0036233F"/>
    <w:rsid w:val="00364889"/>
    <w:rsid w:val="00372349"/>
    <w:rsid w:val="003756C0"/>
    <w:rsid w:val="00377DBA"/>
    <w:rsid w:val="00390DE5"/>
    <w:rsid w:val="003A01A2"/>
    <w:rsid w:val="003D60A2"/>
    <w:rsid w:val="003E1535"/>
    <w:rsid w:val="00404727"/>
    <w:rsid w:val="00411D0A"/>
    <w:rsid w:val="0043391C"/>
    <w:rsid w:val="00450753"/>
    <w:rsid w:val="004516D0"/>
    <w:rsid w:val="00455964"/>
    <w:rsid w:val="00462EFC"/>
    <w:rsid w:val="00463A2B"/>
    <w:rsid w:val="00471037"/>
    <w:rsid w:val="004765E7"/>
    <w:rsid w:val="00484222"/>
    <w:rsid w:val="00492720"/>
    <w:rsid w:val="00494FC6"/>
    <w:rsid w:val="00497B4B"/>
    <w:rsid w:val="004A0F8C"/>
    <w:rsid w:val="004A20B1"/>
    <w:rsid w:val="004A28CC"/>
    <w:rsid w:val="004A65A8"/>
    <w:rsid w:val="004C24EE"/>
    <w:rsid w:val="004D0527"/>
    <w:rsid w:val="004D5566"/>
    <w:rsid w:val="004F4121"/>
    <w:rsid w:val="005102A7"/>
    <w:rsid w:val="0051441A"/>
    <w:rsid w:val="00514D00"/>
    <w:rsid w:val="00525A48"/>
    <w:rsid w:val="00532E4C"/>
    <w:rsid w:val="00536BCA"/>
    <w:rsid w:val="005423FE"/>
    <w:rsid w:val="00544D03"/>
    <w:rsid w:val="00547B8A"/>
    <w:rsid w:val="00566058"/>
    <w:rsid w:val="0057254D"/>
    <w:rsid w:val="00576035"/>
    <w:rsid w:val="00576BB5"/>
    <w:rsid w:val="005863BD"/>
    <w:rsid w:val="0059007F"/>
    <w:rsid w:val="00595F24"/>
    <w:rsid w:val="005A2088"/>
    <w:rsid w:val="005A5480"/>
    <w:rsid w:val="005B515F"/>
    <w:rsid w:val="005C002F"/>
    <w:rsid w:val="005D220F"/>
    <w:rsid w:val="005D7F11"/>
    <w:rsid w:val="005E0343"/>
    <w:rsid w:val="005E6F90"/>
    <w:rsid w:val="005F4534"/>
    <w:rsid w:val="005F7985"/>
    <w:rsid w:val="00606528"/>
    <w:rsid w:val="00606DE8"/>
    <w:rsid w:val="00617886"/>
    <w:rsid w:val="0061789F"/>
    <w:rsid w:val="006334F0"/>
    <w:rsid w:val="006339A2"/>
    <w:rsid w:val="00635296"/>
    <w:rsid w:val="0064238B"/>
    <w:rsid w:val="00642DE2"/>
    <w:rsid w:val="006739B9"/>
    <w:rsid w:val="00674B96"/>
    <w:rsid w:val="006815F3"/>
    <w:rsid w:val="00682232"/>
    <w:rsid w:val="0068585A"/>
    <w:rsid w:val="00686DCD"/>
    <w:rsid w:val="006902BA"/>
    <w:rsid w:val="00697FBB"/>
    <w:rsid w:val="006A2083"/>
    <w:rsid w:val="006A41BA"/>
    <w:rsid w:val="006B6831"/>
    <w:rsid w:val="006C3F94"/>
    <w:rsid w:val="006C57A9"/>
    <w:rsid w:val="006D171A"/>
    <w:rsid w:val="006D347E"/>
    <w:rsid w:val="006D36A1"/>
    <w:rsid w:val="006D4693"/>
    <w:rsid w:val="006E3980"/>
    <w:rsid w:val="006F016C"/>
    <w:rsid w:val="006F3A9A"/>
    <w:rsid w:val="006F7722"/>
    <w:rsid w:val="0070055F"/>
    <w:rsid w:val="00700693"/>
    <w:rsid w:val="00705E1F"/>
    <w:rsid w:val="007247DB"/>
    <w:rsid w:val="0072682E"/>
    <w:rsid w:val="00731ECF"/>
    <w:rsid w:val="00742042"/>
    <w:rsid w:val="007432CD"/>
    <w:rsid w:val="00757669"/>
    <w:rsid w:val="00770096"/>
    <w:rsid w:val="00775983"/>
    <w:rsid w:val="00783744"/>
    <w:rsid w:val="0078401B"/>
    <w:rsid w:val="00787E0C"/>
    <w:rsid w:val="00793739"/>
    <w:rsid w:val="007957A5"/>
    <w:rsid w:val="007A16AD"/>
    <w:rsid w:val="007A247D"/>
    <w:rsid w:val="007B1636"/>
    <w:rsid w:val="007B7883"/>
    <w:rsid w:val="007C0938"/>
    <w:rsid w:val="007C0FC0"/>
    <w:rsid w:val="007C68BB"/>
    <w:rsid w:val="007C774E"/>
    <w:rsid w:val="007D0FE7"/>
    <w:rsid w:val="007D62F5"/>
    <w:rsid w:val="007F54BC"/>
    <w:rsid w:val="007F78EB"/>
    <w:rsid w:val="00802D38"/>
    <w:rsid w:val="008053DE"/>
    <w:rsid w:val="0080582B"/>
    <w:rsid w:val="0080630B"/>
    <w:rsid w:val="00812A71"/>
    <w:rsid w:val="00823242"/>
    <w:rsid w:val="0082418D"/>
    <w:rsid w:val="008244A8"/>
    <w:rsid w:val="00826B6D"/>
    <w:rsid w:val="00830315"/>
    <w:rsid w:val="00830A34"/>
    <w:rsid w:val="00844496"/>
    <w:rsid w:val="0085553A"/>
    <w:rsid w:val="00856B2B"/>
    <w:rsid w:val="00862D4C"/>
    <w:rsid w:val="0086665D"/>
    <w:rsid w:val="0087563F"/>
    <w:rsid w:val="00877091"/>
    <w:rsid w:val="00886459"/>
    <w:rsid w:val="00886AF0"/>
    <w:rsid w:val="0089086F"/>
    <w:rsid w:val="00894454"/>
    <w:rsid w:val="008A2B77"/>
    <w:rsid w:val="008B1C31"/>
    <w:rsid w:val="008B4F10"/>
    <w:rsid w:val="008B6C9B"/>
    <w:rsid w:val="008C1F19"/>
    <w:rsid w:val="008C7328"/>
    <w:rsid w:val="008C756A"/>
    <w:rsid w:val="008E36BA"/>
    <w:rsid w:val="008E4696"/>
    <w:rsid w:val="008E5CD8"/>
    <w:rsid w:val="008F509F"/>
    <w:rsid w:val="00904D24"/>
    <w:rsid w:val="0091059B"/>
    <w:rsid w:val="00914E9F"/>
    <w:rsid w:val="00920D59"/>
    <w:rsid w:val="00937B91"/>
    <w:rsid w:val="00940846"/>
    <w:rsid w:val="00947395"/>
    <w:rsid w:val="00961814"/>
    <w:rsid w:val="009678CD"/>
    <w:rsid w:val="0096797F"/>
    <w:rsid w:val="00974AEA"/>
    <w:rsid w:val="00974CC2"/>
    <w:rsid w:val="00975F4F"/>
    <w:rsid w:val="00976A63"/>
    <w:rsid w:val="0098689B"/>
    <w:rsid w:val="00986B76"/>
    <w:rsid w:val="00992A2E"/>
    <w:rsid w:val="00994DC6"/>
    <w:rsid w:val="009B1085"/>
    <w:rsid w:val="009B243D"/>
    <w:rsid w:val="009C22A9"/>
    <w:rsid w:val="009C3309"/>
    <w:rsid w:val="009C370E"/>
    <w:rsid w:val="009D694A"/>
    <w:rsid w:val="009D6D1E"/>
    <w:rsid w:val="009D7775"/>
    <w:rsid w:val="009E01A5"/>
    <w:rsid w:val="009E2871"/>
    <w:rsid w:val="009E5406"/>
    <w:rsid w:val="009F344C"/>
    <w:rsid w:val="009F4356"/>
    <w:rsid w:val="00A030D3"/>
    <w:rsid w:val="00A06B87"/>
    <w:rsid w:val="00A21D3A"/>
    <w:rsid w:val="00A23593"/>
    <w:rsid w:val="00A3501D"/>
    <w:rsid w:val="00A40B89"/>
    <w:rsid w:val="00A544F1"/>
    <w:rsid w:val="00A57583"/>
    <w:rsid w:val="00A747FD"/>
    <w:rsid w:val="00A8278B"/>
    <w:rsid w:val="00A850B4"/>
    <w:rsid w:val="00A86CA1"/>
    <w:rsid w:val="00A96B5A"/>
    <w:rsid w:val="00A96D6A"/>
    <w:rsid w:val="00AA008C"/>
    <w:rsid w:val="00AA0816"/>
    <w:rsid w:val="00AA0D3D"/>
    <w:rsid w:val="00AA1DC2"/>
    <w:rsid w:val="00AB2E28"/>
    <w:rsid w:val="00AC45A2"/>
    <w:rsid w:val="00AC5B1D"/>
    <w:rsid w:val="00AE27E7"/>
    <w:rsid w:val="00AF57DF"/>
    <w:rsid w:val="00AF71DF"/>
    <w:rsid w:val="00B0385E"/>
    <w:rsid w:val="00B0647C"/>
    <w:rsid w:val="00B21E7C"/>
    <w:rsid w:val="00B2716D"/>
    <w:rsid w:val="00B316C2"/>
    <w:rsid w:val="00B3526A"/>
    <w:rsid w:val="00B54316"/>
    <w:rsid w:val="00B70A55"/>
    <w:rsid w:val="00B72C4F"/>
    <w:rsid w:val="00B80B44"/>
    <w:rsid w:val="00B822B3"/>
    <w:rsid w:val="00B84997"/>
    <w:rsid w:val="00B8634A"/>
    <w:rsid w:val="00B9499E"/>
    <w:rsid w:val="00BA5BD4"/>
    <w:rsid w:val="00BC47AF"/>
    <w:rsid w:val="00BD35F0"/>
    <w:rsid w:val="00BE461B"/>
    <w:rsid w:val="00BE7092"/>
    <w:rsid w:val="00BF7CB3"/>
    <w:rsid w:val="00C01F40"/>
    <w:rsid w:val="00C044D2"/>
    <w:rsid w:val="00C057DD"/>
    <w:rsid w:val="00C27462"/>
    <w:rsid w:val="00C408CA"/>
    <w:rsid w:val="00C51045"/>
    <w:rsid w:val="00C52C97"/>
    <w:rsid w:val="00C66F44"/>
    <w:rsid w:val="00C71CEB"/>
    <w:rsid w:val="00C801B1"/>
    <w:rsid w:val="00C81982"/>
    <w:rsid w:val="00C85516"/>
    <w:rsid w:val="00C87145"/>
    <w:rsid w:val="00C93B9E"/>
    <w:rsid w:val="00C95E06"/>
    <w:rsid w:val="00CB4529"/>
    <w:rsid w:val="00CB54D0"/>
    <w:rsid w:val="00CB5B82"/>
    <w:rsid w:val="00CC3B94"/>
    <w:rsid w:val="00CC3D2B"/>
    <w:rsid w:val="00CD2A7F"/>
    <w:rsid w:val="00CE15C5"/>
    <w:rsid w:val="00CE22D1"/>
    <w:rsid w:val="00CE4A9D"/>
    <w:rsid w:val="00CF47CA"/>
    <w:rsid w:val="00D23663"/>
    <w:rsid w:val="00D23A9F"/>
    <w:rsid w:val="00D51467"/>
    <w:rsid w:val="00D54E3F"/>
    <w:rsid w:val="00D60B11"/>
    <w:rsid w:val="00D75307"/>
    <w:rsid w:val="00D80C84"/>
    <w:rsid w:val="00D84A26"/>
    <w:rsid w:val="00D9177E"/>
    <w:rsid w:val="00DA1C49"/>
    <w:rsid w:val="00DA7D55"/>
    <w:rsid w:val="00DB0A29"/>
    <w:rsid w:val="00DB1F7B"/>
    <w:rsid w:val="00DC02A2"/>
    <w:rsid w:val="00DC1332"/>
    <w:rsid w:val="00DC66EF"/>
    <w:rsid w:val="00DD3880"/>
    <w:rsid w:val="00DE32F7"/>
    <w:rsid w:val="00DE33D7"/>
    <w:rsid w:val="00DE4273"/>
    <w:rsid w:val="00DF1588"/>
    <w:rsid w:val="00E0218C"/>
    <w:rsid w:val="00E153BC"/>
    <w:rsid w:val="00E16FB4"/>
    <w:rsid w:val="00E23241"/>
    <w:rsid w:val="00E23BE3"/>
    <w:rsid w:val="00E27894"/>
    <w:rsid w:val="00E35B89"/>
    <w:rsid w:val="00E505EF"/>
    <w:rsid w:val="00E520FA"/>
    <w:rsid w:val="00E5595E"/>
    <w:rsid w:val="00E70D04"/>
    <w:rsid w:val="00E80C26"/>
    <w:rsid w:val="00E81590"/>
    <w:rsid w:val="00E83848"/>
    <w:rsid w:val="00E91772"/>
    <w:rsid w:val="00EA0EB6"/>
    <w:rsid w:val="00EA367A"/>
    <w:rsid w:val="00EA5FFC"/>
    <w:rsid w:val="00EA60E5"/>
    <w:rsid w:val="00EB5AC8"/>
    <w:rsid w:val="00EC0421"/>
    <w:rsid w:val="00EC0C6C"/>
    <w:rsid w:val="00EC1786"/>
    <w:rsid w:val="00ED5114"/>
    <w:rsid w:val="00ED7D28"/>
    <w:rsid w:val="00EE2608"/>
    <w:rsid w:val="00EE60AE"/>
    <w:rsid w:val="00EE6FBD"/>
    <w:rsid w:val="00F0424B"/>
    <w:rsid w:val="00F063B4"/>
    <w:rsid w:val="00F06EB4"/>
    <w:rsid w:val="00F13A40"/>
    <w:rsid w:val="00F159F8"/>
    <w:rsid w:val="00F369B5"/>
    <w:rsid w:val="00F37189"/>
    <w:rsid w:val="00F47AC1"/>
    <w:rsid w:val="00F50150"/>
    <w:rsid w:val="00F657CD"/>
    <w:rsid w:val="00F65E31"/>
    <w:rsid w:val="00F65FF6"/>
    <w:rsid w:val="00F67612"/>
    <w:rsid w:val="00F709B3"/>
    <w:rsid w:val="00F7103B"/>
    <w:rsid w:val="00F80139"/>
    <w:rsid w:val="00F80290"/>
    <w:rsid w:val="00F85860"/>
    <w:rsid w:val="00FC2BC8"/>
    <w:rsid w:val="00FC2D42"/>
    <w:rsid w:val="00FC393F"/>
    <w:rsid w:val="00FD7ADC"/>
    <w:rsid w:val="00FF26BA"/>
    <w:rsid w:val="00FF738A"/>
    <w:rsid w:val="00FF79A6"/>
    <w:rsid w:val="051B5939"/>
    <w:rsid w:val="17C25781"/>
    <w:rsid w:val="2A4204AA"/>
    <w:rsid w:val="3E4DE195"/>
    <w:rsid w:val="7F6D3E4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BF0473"/>
  <w15:chartTrackingRefBased/>
  <w15:docId w15:val="{5946C89D-66BC-444D-885E-2FC8BF9A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Latha"/>
        <w:sz w:val="22"/>
        <w:szCs w:val="22"/>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64"/>
    <w:pPr>
      <w:suppressAutoHyphens/>
      <w:spacing w:after="0" w:line="240" w:lineRule="auto"/>
    </w:pPr>
    <w:rPr>
      <w:rFonts w:ascii="Times New Roman" w:eastAsia="Times New Roman" w:hAnsi="Times New Roman" w:cs="Times New Roman"/>
      <w:sz w:val="24"/>
      <w:szCs w:val="24"/>
      <w:lang w:bidi="ar-SA"/>
      <w14:ligatures w14:val="none"/>
    </w:rPr>
  </w:style>
  <w:style w:type="paragraph" w:styleId="Heading1">
    <w:name w:val="heading 1"/>
    <w:basedOn w:val="Normal"/>
    <w:next w:val="Normal"/>
    <w:link w:val="Heading1Char"/>
    <w:qFormat/>
    <w:rsid w:val="000B1D5F"/>
    <w:pPr>
      <w:keepNext/>
      <w:ind w:left="360"/>
      <w:outlineLvl w:val="0"/>
    </w:pPr>
    <w:rPr>
      <w:b/>
      <w:bCs/>
    </w:rPr>
  </w:style>
  <w:style w:type="paragraph" w:styleId="Heading2">
    <w:name w:val="heading 2"/>
    <w:basedOn w:val="Normal"/>
    <w:next w:val="Normal"/>
    <w:link w:val="Heading2Char"/>
    <w:semiHidden/>
    <w:unhideWhenUsed/>
    <w:qFormat/>
    <w:rsid w:val="000B1D5F"/>
    <w:pPr>
      <w:keepNext/>
      <w:tabs>
        <w:tab w:val="left" w:pos="1215"/>
      </w:tabs>
      <w:jc w:val="center"/>
      <w:outlineLvl w:val="1"/>
    </w:pPr>
    <w:rPr>
      <w:b/>
      <w:bCs/>
      <w:sz w:val="28"/>
      <w:szCs w:val="28"/>
    </w:rPr>
  </w:style>
  <w:style w:type="paragraph" w:styleId="Heading3">
    <w:name w:val="heading 3"/>
    <w:basedOn w:val="Normal"/>
    <w:next w:val="Normal"/>
    <w:link w:val="Heading3Char"/>
    <w:uiPriority w:val="9"/>
    <w:semiHidden/>
    <w:unhideWhenUsed/>
    <w:qFormat/>
    <w:rsid w:val="000B1D5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D0FE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1D5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1D5F"/>
    <w:rPr>
      <w:rFonts w:ascii="Times New Roman" w:eastAsia="Times New Roman" w:hAnsi="Times New Roman" w:cs="Times New Roman"/>
      <w:b/>
      <w:bCs/>
      <w:sz w:val="24"/>
      <w:szCs w:val="24"/>
      <w:lang w:bidi="ar-SA"/>
      <w14:ligatures w14:val="none"/>
    </w:rPr>
  </w:style>
  <w:style w:type="character" w:customStyle="1" w:styleId="Heading2Char">
    <w:name w:val="Heading 2 Char"/>
    <w:basedOn w:val="DefaultParagraphFont"/>
    <w:link w:val="Heading2"/>
    <w:semiHidden/>
    <w:rsid w:val="000B1D5F"/>
    <w:rPr>
      <w:rFonts w:ascii="Times New Roman" w:eastAsia="Times New Roman" w:hAnsi="Times New Roman" w:cs="Times New Roman"/>
      <w:b/>
      <w:bCs/>
      <w:sz w:val="28"/>
      <w:szCs w:val="28"/>
      <w:lang w:bidi="ar-SA"/>
      <w14:ligatures w14:val="none"/>
    </w:rPr>
  </w:style>
  <w:style w:type="character" w:styleId="CommentReference">
    <w:name w:val="annotation reference"/>
    <w:basedOn w:val="DefaultParagraphFont"/>
    <w:uiPriority w:val="99"/>
    <w:semiHidden/>
    <w:unhideWhenUsed/>
    <w:rsid w:val="000B1D5F"/>
    <w:rPr>
      <w:sz w:val="16"/>
      <w:szCs w:val="16"/>
    </w:rPr>
  </w:style>
  <w:style w:type="character" w:customStyle="1" w:styleId="Heading5Char">
    <w:name w:val="Heading 5 Char"/>
    <w:basedOn w:val="DefaultParagraphFont"/>
    <w:link w:val="Heading5"/>
    <w:uiPriority w:val="9"/>
    <w:semiHidden/>
    <w:rsid w:val="000B1D5F"/>
    <w:rPr>
      <w:rFonts w:asciiTheme="majorHAnsi" w:eastAsiaTheme="majorEastAsia" w:hAnsiTheme="majorHAnsi" w:cstheme="majorBidi"/>
      <w:color w:val="2F5496" w:themeColor="accent1" w:themeShade="BF"/>
      <w:sz w:val="24"/>
      <w:szCs w:val="24"/>
      <w:lang w:bidi="ar-SA"/>
      <w14:ligatures w14:val="none"/>
    </w:rPr>
  </w:style>
  <w:style w:type="paragraph" w:styleId="BodyText2">
    <w:name w:val="Body Text 2"/>
    <w:basedOn w:val="Normal"/>
    <w:link w:val="BodyText2Char"/>
    <w:unhideWhenUsed/>
    <w:qFormat/>
    <w:rsid w:val="000B1D5F"/>
    <w:pPr>
      <w:spacing w:line="360" w:lineRule="auto"/>
      <w:jc w:val="both"/>
    </w:pPr>
  </w:style>
  <w:style w:type="character" w:customStyle="1" w:styleId="BodyText2Char">
    <w:name w:val="Body Text 2 Char"/>
    <w:basedOn w:val="DefaultParagraphFont"/>
    <w:link w:val="BodyText2"/>
    <w:rsid w:val="000B1D5F"/>
    <w:rPr>
      <w:rFonts w:ascii="Times New Roman" w:eastAsia="Times New Roman" w:hAnsi="Times New Roman" w:cs="Times New Roman"/>
      <w:sz w:val="24"/>
      <w:szCs w:val="24"/>
      <w:lang w:bidi="ar-SA"/>
      <w14:ligatures w14:val="none"/>
    </w:rPr>
  </w:style>
  <w:style w:type="character" w:customStyle="1" w:styleId="Heading3Char">
    <w:name w:val="Heading 3 Char"/>
    <w:basedOn w:val="DefaultParagraphFont"/>
    <w:link w:val="Heading3"/>
    <w:uiPriority w:val="9"/>
    <w:semiHidden/>
    <w:rsid w:val="000B1D5F"/>
    <w:rPr>
      <w:rFonts w:asciiTheme="majorHAnsi" w:eastAsiaTheme="majorEastAsia" w:hAnsiTheme="majorHAnsi" w:cstheme="majorBidi"/>
      <w:color w:val="1F3763" w:themeColor="accent1" w:themeShade="7F"/>
      <w:sz w:val="24"/>
      <w:szCs w:val="24"/>
      <w:lang w:bidi="ar-SA"/>
      <w14:ligatures w14:val="none"/>
    </w:rPr>
  </w:style>
  <w:style w:type="paragraph" w:styleId="ListParagraph">
    <w:name w:val="List Paragraph"/>
    <w:basedOn w:val="Normal"/>
    <w:uiPriority w:val="34"/>
    <w:qFormat/>
    <w:rsid w:val="00606528"/>
    <w:pPr>
      <w:ind w:left="720"/>
      <w:contextualSpacing/>
    </w:pPr>
  </w:style>
  <w:style w:type="character" w:customStyle="1" w:styleId="citation-211">
    <w:name w:val="citation-211"/>
    <w:basedOn w:val="DefaultParagraphFont"/>
    <w:rsid w:val="00D54E3F"/>
  </w:style>
  <w:style w:type="character" w:customStyle="1" w:styleId="citation-210">
    <w:name w:val="citation-210"/>
    <w:basedOn w:val="DefaultParagraphFont"/>
    <w:rsid w:val="00D54E3F"/>
  </w:style>
  <w:style w:type="paragraph" w:styleId="NormalWeb">
    <w:name w:val="Normal (Web)"/>
    <w:basedOn w:val="Normal"/>
    <w:uiPriority w:val="99"/>
    <w:unhideWhenUsed/>
    <w:rsid w:val="00B54316"/>
    <w:pPr>
      <w:suppressAutoHyphens w:val="0"/>
      <w:spacing w:before="100" w:beforeAutospacing="1" w:after="100" w:afterAutospacing="1"/>
    </w:pPr>
    <w:rPr>
      <w:lang w:bidi="gu-IN"/>
    </w:rPr>
  </w:style>
  <w:style w:type="character" w:customStyle="1" w:styleId="citation-207">
    <w:name w:val="citation-207"/>
    <w:basedOn w:val="DefaultParagraphFont"/>
    <w:rsid w:val="00B54316"/>
  </w:style>
  <w:style w:type="character" w:customStyle="1" w:styleId="citation-206">
    <w:name w:val="citation-206"/>
    <w:basedOn w:val="DefaultParagraphFont"/>
    <w:rsid w:val="00B54316"/>
  </w:style>
  <w:style w:type="character" w:customStyle="1" w:styleId="citation-205">
    <w:name w:val="citation-205"/>
    <w:basedOn w:val="DefaultParagraphFont"/>
    <w:rsid w:val="00226806"/>
  </w:style>
  <w:style w:type="character" w:customStyle="1" w:styleId="citation-204">
    <w:name w:val="citation-204"/>
    <w:basedOn w:val="DefaultParagraphFont"/>
    <w:rsid w:val="00226806"/>
  </w:style>
  <w:style w:type="character" w:customStyle="1" w:styleId="citation-203">
    <w:name w:val="citation-203"/>
    <w:basedOn w:val="DefaultParagraphFont"/>
    <w:rsid w:val="00226806"/>
  </w:style>
  <w:style w:type="character" w:customStyle="1" w:styleId="citation-202">
    <w:name w:val="citation-202"/>
    <w:basedOn w:val="DefaultParagraphFont"/>
    <w:rsid w:val="00226806"/>
  </w:style>
  <w:style w:type="character" w:customStyle="1" w:styleId="citation-201">
    <w:name w:val="citation-201"/>
    <w:basedOn w:val="DefaultParagraphFont"/>
    <w:rsid w:val="00226806"/>
  </w:style>
  <w:style w:type="character" w:customStyle="1" w:styleId="citation-200">
    <w:name w:val="citation-200"/>
    <w:basedOn w:val="DefaultParagraphFont"/>
    <w:rsid w:val="00226806"/>
  </w:style>
  <w:style w:type="character" w:customStyle="1" w:styleId="citation-199">
    <w:name w:val="citation-199"/>
    <w:basedOn w:val="DefaultParagraphFont"/>
    <w:rsid w:val="00823242"/>
  </w:style>
  <w:style w:type="character" w:customStyle="1" w:styleId="citation-198">
    <w:name w:val="citation-198"/>
    <w:basedOn w:val="DefaultParagraphFont"/>
    <w:rsid w:val="00823242"/>
  </w:style>
  <w:style w:type="character" w:customStyle="1" w:styleId="citation-197">
    <w:name w:val="citation-197"/>
    <w:basedOn w:val="DefaultParagraphFont"/>
    <w:rsid w:val="00823242"/>
  </w:style>
  <w:style w:type="character" w:customStyle="1" w:styleId="citation-196">
    <w:name w:val="citation-196"/>
    <w:basedOn w:val="DefaultParagraphFont"/>
    <w:rsid w:val="00823242"/>
  </w:style>
  <w:style w:type="character" w:customStyle="1" w:styleId="citation-315">
    <w:name w:val="citation-315"/>
    <w:basedOn w:val="DefaultParagraphFont"/>
    <w:rsid w:val="00961814"/>
  </w:style>
  <w:style w:type="character" w:customStyle="1" w:styleId="citation-314">
    <w:name w:val="citation-314"/>
    <w:basedOn w:val="DefaultParagraphFont"/>
    <w:rsid w:val="00961814"/>
  </w:style>
  <w:style w:type="character" w:customStyle="1" w:styleId="citation-313">
    <w:name w:val="citation-313"/>
    <w:basedOn w:val="DefaultParagraphFont"/>
    <w:rsid w:val="00961814"/>
  </w:style>
  <w:style w:type="character" w:customStyle="1" w:styleId="citation-312">
    <w:name w:val="citation-312"/>
    <w:basedOn w:val="DefaultParagraphFont"/>
    <w:rsid w:val="00961814"/>
  </w:style>
  <w:style w:type="character" w:customStyle="1" w:styleId="citation-311">
    <w:name w:val="citation-311"/>
    <w:basedOn w:val="DefaultParagraphFont"/>
    <w:rsid w:val="00171228"/>
  </w:style>
  <w:style w:type="character" w:customStyle="1" w:styleId="citation-310">
    <w:name w:val="citation-310"/>
    <w:basedOn w:val="DefaultParagraphFont"/>
    <w:rsid w:val="00171228"/>
  </w:style>
  <w:style w:type="character" w:customStyle="1" w:styleId="citation-309">
    <w:name w:val="citation-309"/>
    <w:basedOn w:val="DefaultParagraphFont"/>
    <w:rsid w:val="00171228"/>
  </w:style>
  <w:style w:type="character" w:customStyle="1" w:styleId="citation-308">
    <w:name w:val="citation-308"/>
    <w:basedOn w:val="DefaultParagraphFont"/>
    <w:rsid w:val="002637C5"/>
  </w:style>
  <w:style w:type="character" w:customStyle="1" w:styleId="citation-307">
    <w:name w:val="citation-307"/>
    <w:basedOn w:val="DefaultParagraphFont"/>
    <w:rsid w:val="002637C5"/>
  </w:style>
  <w:style w:type="character" w:customStyle="1" w:styleId="citation-306">
    <w:name w:val="citation-306"/>
    <w:basedOn w:val="DefaultParagraphFont"/>
    <w:rsid w:val="002637C5"/>
  </w:style>
  <w:style w:type="character" w:customStyle="1" w:styleId="citation-305">
    <w:name w:val="citation-305"/>
    <w:basedOn w:val="DefaultParagraphFont"/>
    <w:rsid w:val="001E7B0E"/>
  </w:style>
  <w:style w:type="character" w:customStyle="1" w:styleId="citation-304">
    <w:name w:val="citation-304"/>
    <w:basedOn w:val="DefaultParagraphFont"/>
    <w:rsid w:val="001E7B0E"/>
  </w:style>
  <w:style w:type="character" w:customStyle="1" w:styleId="citation-303">
    <w:name w:val="citation-303"/>
    <w:basedOn w:val="DefaultParagraphFont"/>
    <w:rsid w:val="001E7B0E"/>
  </w:style>
  <w:style w:type="character" w:customStyle="1" w:styleId="citation-405">
    <w:name w:val="citation-405"/>
    <w:basedOn w:val="DefaultParagraphFont"/>
    <w:rsid w:val="00CE4A9D"/>
  </w:style>
  <w:style w:type="character" w:customStyle="1" w:styleId="citation-404">
    <w:name w:val="citation-404"/>
    <w:basedOn w:val="DefaultParagraphFont"/>
    <w:rsid w:val="00CE4A9D"/>
  </w:style>
  <w:style w:type="character" w:customStyle="1" w:styleId="citation-403">
    <w:name w:val="citation-403"/>
    <w:basedOn w:val="DefaultParagraphFont"/>
    <w:rsid w:val="00EA367A"/>
  </w:style>
  <w:style w:type="character" w:customStyle="1" w:styleId="citation-402">
    <w:name w:val="citation-402"/>
    <w:basedOn w:val="DefaultParagraphFont"/>
    <w:rsid w:val="00EA367A"/>
  </w:style>
  <w:style w:type="character" w:customStyle="1" w:styleId="citation-401">
    <w:name w:val="citation-401"/>
    <w:basedOn w:val="DefaultParagraphFont"/>
    <w:rsid w:val="00EA367A"/>
  </w:style>
  <w:style w:type="character" w:customStyle="1" w:styleId="citation-400">
    <w:name w:val="citation-400"/>
    <w:basedOn w:val="DefaultParagraphFont"/>
    <w:rsid w:val="00EA367A"/>
  </w:style>
  <w:style w:type="character" w:styleId="Strong">
    <w:name w:val="Strong"/>
    <w:basedOn w:val="DefaultParagraphFont"/>
    <w:uiPriority w:val="22"/>
    <w:qFormat/>
    <w:rsid w:val="006D4693"/>
    <w:rPr>
      <w:b/>
      <w:bCs/>
    </w:rPr>
  </w:style>
  <w:style w:type="character" w:customStyle="1" w:styleId="citation-399">
    <w:name w:val="citation-399"/>
    <w:basedOn w:val="DefaultParagraphFont"/>
    <w:rsid w:val="006D4693"/>
  </w:style>
  <w:style w:type="character" w:customStyle="1" w:styleId="citation-398">
    <w:name w:val="citation-398"/>
    <w:basedOn w:val="DefaultParagraphFont"/>
    <w:rsid w:val="006D4693"/>
  </w:style>
  <w:style w:type="character" w:customStyle="1" w:styleId="citation-397">
    <w:name w:val="citation-397"/>
    <w:basedOn w:val="DefaultParagraphFont"/>
    <w:rsid w:val="006D4693"/>
  </w:style>
  <w:style w:type="character" w:customStyle="1" w:styleId="citation-396">
    <w:name w:val="citation-396"/>
    <w:basedOn w:val="DefaultParagraphFont"/>
    <w:rsid w:val="006D4693"/>
  </w:style>
  <w:style w:type="character" w:customStyle="1" w:styleId="citation-395">
    <w:name w:val="citation-395"/>
    <w:basedOn w:val="DefaultParagraphFont"/>
    <w:rsid w:val="006D4693"/>
  </w:style>
  <w:style w:type="character" w:customStyle="1" w:styleId="citation-394">
    <w:name w:val="citation-394"/>
    <w:basedOn w:val="DefaultParagraphFont"/>
    <w:rsid w:val="00121315"/>
  </w:style>
  <w:style w:type="character" w:customStyle="1" w:styleId="citation-393">
    <w:name w:val="citation-393"/>
    <w:basedOn w:val="DefaultParagraphFont"/>
    <w:rsid w:val="00121315"/>
  </w:style>
  <w:style w:type="character" w:customStyle="1" w:styleId="citation-392">
    <w:name w:val="citation-392"/>
    <w:basedOn w:val="DefaultParagraphFont"/>
    <w:rsid w:val="00121315"/>
  </w:style>
  <w:style w:type="character" w:customStyle="1" w:styleId="citation-391">
    <w:name w:val="citation-391"/>
    <w:basedOn w:val="DefaultParagraphFont"/>
    <w:rsid w:val="00986B76"/>
  </w:style>
  <w:style w:type="character" w:customStyle="1" w:styleId="citation-390">
    <w:name w:val="citation-390"/>
    <w:basedOn w:val="DefaultParagraphFont"/>
    <w:rsid w:val="00986B76"/>
  </w:style>
  <w:style w:type="character" w:customStyle="1" w:styleId="citation-389">
    <w:name w:val="citation-389"/>
    <w:basedOn w:val="DefaultParagraphFont"/>
    <w:rsid w:val="00986B76"/>
  </w:style>
  <w:style w:type="character" w:customStyle="1" w:styleId="citation-388">
    <w:name w:val="citation-388"/>
    <w:basedOn w:val="DefaultParagraphFont"/>
    <w:rsid w:val="00986B76"/>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bidi="ar-SA"/>
      <w14:ligatures w14:val="none"/>
    </w:rPr>
  </w:style>
  <w:style w:type="character" w:customStyle="1" w:styleId="citation-278">
    <w:name w:val="citation-278"/>
    <w:basedOn w:val="DefaultParagraphFont"/>
    <w:rsid w:val="003756C0"/>
  </w:style>
  <w:style w:type="character" w:customStyle="1" w:styleId="citation-277">
    <w:name w:val="citation-277"/>
    <w:basedOn w:val="DefaultParagraphFont"/>
    <w:rsid w:val="003756C0"/>
  </w:style>
  <w:style w:type="character" w:customStyle="1" w:styleId="citation-276">
    <w:name w:val="citation-276"/>
    <w:basedOn w:val="DefaultParagraphFont"/>
    <w:rsid w:val="00F657CD"/>
  </w:style>
  <w:style w:type="character" w:customStyle="1" w:styleId="citation-275">
    <w:name w:val="citation-275"/>
    <w:basedOn w:val="DefaultParagraphFont"/>
    <w:rsid w:val="00F657CD"/>
  </w:style>
  <w:style w:type="character" w:customStyle="1" w:styleId="citation-274">
    <w:name w:val="citation-274"/>
    <w:basedOn w:val="DefaultParagraphFont"/>
    <w:rsid w:val="006339A2"/>
  </w:style>
  <w:style w:type="character" w:customStyle="1" w:styleId="citation-273">
    <w:name w:val="citation-273"/>
    <w:basedOn w:val="DefaultParagraphFont"/>
    <w:rsid w:val="006339A2"/>
  </w:style>
  <w:style w:type="character" w:customStyle="1" w:styleId="citation-272">
    <w:name w:val="citation-272"/>
    <w:basedOn w:val="DefaultParagraphFont"/>
    <w:rsid w:val="006339A2"/>
  </w:style>
  <w:style w:type="character" w:customStyle="1" w:styleId="citation-270">
    <w:name w:val="citation-270"/>
    <w:basedOn w:val="DefaultParagraphFont"/>
    <w:rsid w:val="007D0FE7"/>
  </w:style>
  <w:style w:type="character" w:customStyle="1" w:styleId="Heading4Char">
    <w:name w:val="Heading 4 Char"/>
    <w:basedOn w:val="DefaultParagraphFont"/>
    <w:link w:val="Heading4"/>
    <w:uiPriority w:val="9"/>
    <w:semiHidden/>
    <w:rsid w:val="007D0FE7"/>
    <w:rPr>
      <w:rFonts w:asciiTheme="majorHAnsi" w:eastAsiaTheme="majorEastAsia" w:hAnsiTheme="majorHAnsi" w:cstheme="majorBidi"/>
      <w:i/>
      <w:iCs/>
      <w:color w:val="2F5496" w:themeColor="accent1" w:themeShade="BF"/>
      <w:sz w:val="24"/>
      <w:szCs w:val="24"/>
      <w:lang w:bidi="ar-SA"/>
      <w14:ligatures w14:val="none"/>
    </w:rPr>
  </w:style>
  <w:style w:type="character" w:customStyle="1" w:styleId="citation-269">
    <w:name w:val="citation-269"/>
    <w:basedOn w:val="DefaultParagraphFont"/>
    <w:rsid w:val="007D0FE7"/>
  </w:style>
  <w:style w:type="character" w:customStyle="1" w:styleId="citation-268">
    <w:name w:val="citation-268"/>
    <w:basedOn w:val="DefaultParagraphFont"/>
    <w:rsid w:val="007D0FE7"/>
  </w:style>
  <w:style w:type="character" w:customStyle="1" w:styleId="citation-267">
    <w:name w:val="citation-267"/>
    <w:basedOn w:val="DefaultParagraphFont"/>
    <w:rsid w:val="00F67612"/>
  </w:style>
  <w:style w:type="character" w:customStyle="1" w:styleId="citation-266">
    <w:name w:val="citation-266"/>
    <w:basedOn w:val="DefaultParagraphFont"/>
    <w:rsid w:val="0051441A"/>
  </w:style>
  <w:style w:type="character" w:customStyle="1" w:styleId="citation-265">
    <w:name w:val="citation-265"/>
    <w:basedOn w:val="DefaultParagraphFont"/>
    <w:rsid w:val="00497B4B"/>
  </w:style>
  <w:style w:type="character" w:customStyle="1" w:styleId="citation-264">
    <w:name w:val="citation-264"/>
    <w:basedOn w:val="DefaultParagraphFont"/>
    <w:rsid w:val="002D6E32"/>
  </w:style>
  <w:style w:type="character" w:customStyle="1" w:styleId="citation-263">
    <w:name w:val="citation-263"/>
    <w:basedOn w:val="DefaultParagraphFont"/>
    <w:rsid w:val="002D6E32"/>
  </w:style>
  <w:style w:type="character" w:customStyle="1" w:styleId="citation-262">
    <w:name w:val="citation-262"/>
    <w:basedOn w:val="DefaultParagraphFont"/>
    <w:rsid w:val="002D6E32"/>
  </w:style>
  <w:style w:type="character" w:customStyle="1" w:styleId="citation-261">
    <w:name w:val="citation-261"/>
    <w:basedOn w:val="DefaultParagraphFont"/>
    <w:rsid w:val="0085553A"/>
  </w:style>
  <w:style w:type="character" w:customStyle="1" w:styleId="citation-260">
    <w:name w:val="citation-260"/>
    <w:basedOn w:val="DefaultParagraphFont"/>
    <w:rsid w:val="0085553A"/>
  </w:style>
  <w:style w:type="character" w:customStyle="1" w:styleId="citation-406">
    <w:name w:val="citation-406"/>
    <w:basedOn w:val="DefaultParagraphFont"/>
    <w:rsid w:val="00904D24"/>
  </w:style>
  <w:style w:type="character" w:styleId="HTMLCode">
    <w:name w:val="HTML Code"/>
    <w:basedOn w:val="DefaultParagraphFont"/>
    <w:uiPriority w:val="99"/>
    <w:semiHidden/>
    <w:unhideWhenUsed/>
    <w:rsid w:val="001872B8"/>
    <w:rPr>
      <w:rFonts w:ascii="Courier New" w:eastAsia="Times New Roman" w:hAnsi="Courier New" w:cs="Courier New"/>
      <w:sz w:val="20"/>
      <w:szCs w:val="20"/>
    </w:rPr>
  </w:style>
  <w:style w:type="character" w:customStyle="1" w:styleId="citation-504">
    <w:name w:val="citation-504"/>
    <w:basedOn w:val="DefaultParagraphFont"/>
    <w:rsid w:val="00700693"/>
  </w:style>
  <w:style w:type="character" w:customStyle="1" w:styleId="citation-503">
    <w:name w:val="citation-503"/>
    <w:basedOn w:val="DefaultParagraphFont"/>
    <w:rsid w:val="00700693"/>
  </w:style>
  <w:style w:type="character" w:customStyle="1" w:styleId="citation-502">
    <w:name w:val="citation-502"/>
    <w:basedOn w:val="DefaultParagraphFont"/>
    <w:rsid w:val="00700693"/>
  </w:style>
  <w:style w:type="character" w:customStyle="1" w:styleId="citation-501">
    <w:name w:val="citation-501"/>
    <w:basedOn w:val="DefaultParagraphFont"/>
    <w:rsid w:val="00830315"/>
  </w:style>
  <w:style w:type="character" w:customStyle="1" w:styleId="citation-500">
    <w:name w:val="citation-500"/>
    <w:basedOn w:val="DefaultParagraphFont"/>
    <w:rsid w:val="00830315"/>
  </w:style>
  <w:style w:type="character" w:customStyle="1" w:styleId="citation-499">
    <w:name w:val="citation-499"/>
    <w:basedOn w:val="DefaultParagraphFont"/>
    <w:rsid w:val="00830315"/>
  </w:style>
  <w:style w:type="character" w:customStyle="1" w:styleId="citation-498">
    <w:name w:val="citation-498"/>
    <w:basedOn w:val="DefaultParagraphFont"/>
    <w:rsid w:val="00060DD1"/>
  </w:style>
  <w:style w:type="character" w:customStyle="1" w:styleId="citation-497">
    <w:name w:val="citation-497"/>
    <w:basedOn w:val="DefaultParagraphFont"/>
    <w:rsid w:val="00060DD1"/>
  </w:style>
  <w:style w:type="character" w:customStyle="1" w:styleId="citation-496">
    <w:name w:val="citation-496"/>
    <w:basedOn w:val="DefaultParagraphFont"/>
    <w:rsid w:val="00060DD1"/>
  </w:style>
  <w:style w:type="character" w:customStyle="1" w:styleId="citation-659">
    <w:name w:val="citation-659"/>
    <w:basedOn w:val="DefaultParagraphFont"/>
    <w:rsid w:val="005F4534"/>
  </w:style>
  <w:style w:type="character" w:customStyle="1" w:styleId="citation-658">
    <w:name w:val="citation-658"/>
    <w:basedOn w:val="DefaultParagraphFont"/>
    <w:rsid w:val="005F4534"/>
  </w:style>
  <w:style w:type="character" w:customStyle="1" w:styleId="citation-657">
    <w:name w:val="citation-657"/>
    <w:basedOn w:val="DefaultParagraphFont"/>
    <w:rsid w:val="005F4534"/>
  </w:style>
  <w:style w:type="character" w:customStyle="1" w:styleId="citation-656">
    <w:name w:val="citation-656"/>
    <w:basedOn w:val="DefaultParagraphFont"/>
    <w:rsid w:val="005F4534"/>
  </w:style>
  <w:style w:type="character" w:customStyle="1" w:styleId="citation-654">
    <w:name w:val="citation-654"/>
    <w:basedOn w:val="DefaultParagraphFont"/>
    <w:rsid w:val="00EE60AE"/>
  </w:style>
  <w:style w:type="character" w:customStyle="1" w:styleId="citation-653">
    <w:name w:val="citation-653"/>
    <w:basedOn w:val="DefaultParagraphFont"/>
    <w:rsid w:val="00EE60AE"/>
  </w:style>
  <w:style w:type="character" w:customStyle="1" w:styleId="citation-652">
    <w:name w:val="citation-652"/>
    <w:basedOn w:val="DefaultParagraphFont"/>
    <w:rsid w:val="00EE60AE"/>
  </w:style>
  <w:style w:type="character" w:customStyle="1" w:styleId="citation-651">
    <w:name w:val="citation-651"/>
    <w:basedOn w:val="DefaultParagraphFont"/>
    <w:rsid w:val="00EE60AE"/>
  </w:style>
  <w:style w:type="character" w:customStyle="1" w:styleId="citation-650">
    <w:name w:val="citation-650"/>
    <w:basedOn w:val="DefaultParagraphFont"/>
    <w:rsid w:val="00EE60AE"/>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51B5939"/>
    <w:pPr>
      <w:tabs>
        <w:tab w:val="center" w:pos="4680"/>
        <w:tab w:val="right" w:pos="9360"/>
      </w:tabs>
    </w:pPr>
  </w:style>
  <w:style w:type="paragraph" w:styleId="Footer">
    <w:name w:val="footer"/>
    <w:basedOn w:val="Normal"/>
    <w:link w:val="FooterChar"/>
    <w:uiPriority w:val="99"/>
    <w:unhideWhenUsed/>
    <w:rsid w:val="051B5939"/>
    <w:pPr>
      <w:tabs>
        <w:tab w:val="center" w:pos="4680"/>
        <w:tab w:val="right" w:pos="9360"/>
      </w:tabs>
    </w:pPr>
  </w:style>
  <w:style w:type="character" w:styleId="Hyperlink">
    <w:name w:val="Hyperlink"/>
    <w:basedOn w:val="DefaultParagraphFont"/>
    <w:uiPriority w:val="99"/>
    <w:unhideWhenUsed/>
    <w:rsid w:val="051B5939"/>
    <w:rPr>
      <w:color w:val="0563C1"/>
      <w:u w:val="single"/>
    </w:rPr>
  </w:style>
  <w:style w:type="paragraph" w:styleId="CommentSubject">
    <w:name w:val="annotation subject"/>
    <w:basedOn w:val="CommentText"/>
    <w:next w:val="CommentText"/>
    <w:link w:val="CommentSubjectChar"/>
    <w:uiPriority w:val="99"/>
    <w:semiHidden/>
    <w:unhideWhenUsed/>
    <w:rsid w:val="00DF1588"/>
    <w:rPr>
      <w:b/>
      <w:bCs/>
    </w:rPr>
  </w:style>
  <w:style w:type="character" w:customStyle="1" w:styleId="CommentSubjectChar">
    <w:name w:val="Comment Subject Char"/>
    <w:basedOn w:val="CommentTextChar"/>
    <w:link w:val="CommentSubject"/>
    <w:uiPriority w:val="99"/>
    <w:semiHidden/>
    <w:rsid w:val="00DF1588"/>
    <w:rPr>
      <w:rFonts w:ascii="Times New Roman" w:eastAsia="Times New Roman" w:hAnsi="Times New Roman" w:cs="Times New Roman"/>
      <w:b/>
      <w:bCs/>
      <w:sz w:val="20"/>
      <w:szCs w:val="20"/>
      <w:lang w:bidi="ar-SA"/>
      <w14:ligatures w14:val="none"/>
    </w:rPr>
  </w:style>
  <w:style w:type="character" w:customStyle="1" w:styleId="FooterChar">
    <w:name w:val="Footer Char"/>
    <w:basedOn w:val="DefaultParagraphFont"/>
    <w:link w:val="Footer"/>
    <w:uiPriority w:val="99"/>
    <w:rsid w:val="00C51045"/>
    <w:rPr>
      <w:rFonts w:ascii="Times New Roman" w:eastAsia="Times New Roman" w:hAnsi="Times New Roman" w:cs="Times New Roman"/>
      <w:sz w:val="24"/>
      <w:szCs w:val="24"/>
      <w:lang w:bidi="ar-SA"/>
      <w14:ligatures w14:val="none"/>
    </w:rPr>
  </w:style>
  <w:style w:type="character" w:customStyle="1" w:styleId="HeaderChar">
    <w:name w:val="Header Char"/>
    <w:basedOn w:val="DefaultParagraphFont"/>
    <w:link w:val="Header"/>
    <w:uiPriority w:val="99"/>
    <w:rsid w:val="007C68BB"/>
    <w:rPr>
      <w:rFonts w:ascii="Times New Roman" w:eastAsia="Times New Roman" w:hAnsi="Times New Roman" w:cs="Times New Roman"/>
      <w:sz w:val="24"/>
      <w:szCs w:val="24"/>
      <w:lang w:bidi="ar-SA"/>
      <w14:ligatures w14:val="none"/>
    </w:rPr>
  </w:style>
  <w:style w:type="paragraph" w:styleId="TOCHeading">
    <w:name w:val="TOC Heading"/>
    <w:basedOn w:val="Heading1"/>
    <w:next w:val="Normal"/>
    <w:uiPriority w:val="39"/>
    <w:unhideWhenUsed/>
    <w:qFormat/>
    <w:rsid w:val="00135948"/>
    <w:pPr>
      <w:keepLines/>
      <w:suppressAutoHyphens w:val="0"/>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2">
    <w:name w:val="toc 2"/>
    <w:basedOn w:val="Normal"/>
    <w:next w:val="Normal"/>
    <w:autoRedefine/>
    <w:uiPriority w:val="39"/>
    <w:unhideWhenUsed/>
    <w:rsid w:val="00135948"/>
    <w:pPr>
      <w:spacing w:after="100"/>
      <w:ind w:left="240"/>
    </w:pPr>
  </w:style>
  <w:style w:type="paragraph" w:styleId="TOC1">
    <w:name w:val="toc 1"/>
    <w:basedOn w:val="Normal"/>
    <w:next w:val="Normal"/>
    <w:autoRedefine/>
    <w:uiPriority w:val="39"/>
    <w:unhideWhenUsed/>
    <w:rsid w:val="00135948"/>
    <w:pPr>
      <w:spacing w:after="100"/>
    </w:pPr>
  </w:style>
  <w:style w:type="paragraph" w:styleId="TOC3">
    <w:name w:val="toc 3"/>
    <w:basedOn w:val="Normal"/>
    <w:next w:val="Normal"/>
    <w:autoRedefine/>
    <w:uiPriority w:val="39"/>
    <w:unhideWhenUsed/>
    <w:rsid w:val="0013594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1902">
      <w:bodyDiv w:val="1"/>
      <w:marLeft w:val="0"/>
      <w:marRight w:val="0"/>
      <w:marTop w:val="0"/>
      <w:marBottom w:val="0"/>
      <w:divBdr>
        <w:top w:val="none" w:sz="0" w:space="0" w:color="auto"/>
        <w:left w:val="none" w:sz="0" w:space="0" w:color="auto"/>
        <w:bottom w:val="none" w:sz="0" w:space="0" w:color="auto"/>
        <w:right w:val="none" w:sz="0" w:space="0" w:color="auto"/>
      </w:divBdr>
    </w:div>
    <w:div w:id="39256376">
      <w:bodyDiv w:val="1"/>
      <w:marLeft w:val="0"/>
      <w:marRight w:val="0"/>
      <w:marTop w:val="0"/>
      <w:marBottom w:val="0"/>
      <w:divBdr>
        <w:top w:val="none" w:sz="0" w:space="0" w:color="auto"/>
        <w:left w:val="none" w:sz="0" w:space="0" w:color="auto"/>
        <w:bottom w:val="none" w:sz="0" w:space="0" w:color="auto"/>
        <w:right w:val="none" w:sz="0" w:space="0" w:color="auto"/>
      </w:divBdr>
    </w:div>
    <w:div w:id="63067250">
      <w:bodyDiv w:val="1"/>
      <w:marLeft w:val="0"/>
      <w:marRight w:val="0"/>
      <w:marTop w:val="0"/>
      <w:marBottom w:val="0"/>
      <w:divBdr>
        <w:top w:val="none" w:sz="0" w:space="0" w:color="auto"/>
        <w:left w:val="none" w:sz="0" w:space="0" w:color="auto"/>
        <w:bottom w:val="none" w:sz="0" w:space="0" w:color="auto"/>
        <w:right w:val="none" w:sz="0" w:space="0" w:color="auto"/>
      </w:divBdr>
    </w:div>
    <w:div w:id="64449458">
      <w:bodyDiv w:val="1"/>
      <w:marLeft w:val="0"/>
      <w:marRight w:val="0"/>
      <w:marTop w:val="0"/>
      <w:marBottom w:val="0"/>
      <w:divBdr>
        <w:top w:val="none" w:sz="0" w:space="0" w:color="auto"/>
        <w:left w:val="none" w:sz="0" w:space="0" w:color="auto"/>
        <w:bottom w:val="none" w:sz="0" w:space="0" w:color="auto"/>
        <w:right w:val="none" w:sz="0" w:space="0" w:color="auto"/>
      </w:divBdr>
    </w:div>
    <w:div w:id="68113930">
      <w:bodyDiv w:val="1"/>
      <w:marLeft w:val="0"/>
      <w:marRight w:val="0"/>
      <w:marTop w:val="0"/>
      <w:marBottom w:val="0"/>
      <w:divBdr>
        <w:top w:val="none" w:sz="0" w:space="0" w:color="auto"/>
        <w:left w:val="none" w:sz="0" w:space="0" w:color="auto"/>
        <w:bottom w:val="none" w:sz="0" w:space="0" w:color="auto"/>
        <w:right w:val="none" w:sz="0" w:space="0" w:color="auto"/>
      </w:divBdr>
    </w:div>
    <w:div w:id="78992827">
      <w:bodyDiv w:val="1"/>
      <w:marLeft w:val="0"/>
      <w:marRight w:val="0"/>
      <w:marTop w:val="0"/>
      <w:marBottom w:val="0"/>
      <w:divBdr>
        <w:top w:val="none" w:sz="0" w:space="0" w:color="auto"/>
        <w:left w:val="none" w:sz="0" w:space="0" w:color="auto"/>
        <w:bottom w:val="none" w:sz="0" w:space="0" w:color="auto"/>
        <w:right w:val="none" w:sz="0" w:space="0" w:color="auto"/>
      </w:divBdr>
    </w:div>
    <w:div w:id="139274372">
      <w:bodyDiv w:val="1"/>
      <w:marLeft w:val="0"/>
      <w:marRight w:val="0"/>
      <w:marTop w:val="0"/>
      <w:marBottom w:val="0"/>
      <w:divBdr>
        <w:top w:val="none" w:sz="0" w:space="0" w:color="auto"/>
        <w:left w:val="none" w:sz="0" w:space="0" w:color="auto"/>
        <w:bottom w:val="none" w:sz="0" w:space="0" w:color="auto"/>
        <w:right w:val="none" w:sz="0" w:space="0" w:color="auto"/>
      </w:divBdr>
    </w:div>
    <w:div w:id="182017896">
      <w:bodyDiv w:val="1"/>
      <w:marLeft w:val="0"/>
      <w:marRight w:val="0"/>
      <w:marTop w:val="0"/>
      <w:marBottom w:val="0"/>
      <w:divBdr>
        <w:top w:val="none" w:sz="0" w:space="0" w:color="auto"/>
        <w:left w:val="none" w:sz="0" w:space="0" w:color="auto"/>
        <w:bottom w:val="none" w:sz="0" w:space="0" w:color="auto"/>
        <w:right w:val="none" w:sz="0" w:space="0" w:color="auto"/>
      </w:divBdr>
    </w:div>
    <w:div w:id="227306075">
      <w:bodyDiv w:val="1"/>
      <w:marLeft w:val="0"/>
      <w:marRight w:val="0"/>
      <w:marTop w:val="0"/>
      <w:marBottom w:val="0"/>
      <w:divBdr>
        <w:top w:val="none" w:sz="0" w:space="0" w:color="auto"/>
        <w:left w:val="none" w:sz="0" w:space="0" w:color="auto"/>
        <w:bottom w:val="none" w:sz="0" w:space="0" w:color="auto"/>
        <w:right w:val="none" w:sz="0" w:space="0" w:color="auto"/>
      </w:divBdr>
    </w:div>
    <w:div w:id="256906630">
      <w:bodyDiv w:val="1"/>
      <w:marLeft w:val="0"/>
      <w:marRight w:val="0"/>
      <w:marTop w:val="0"/>
      <w:marBottom w:val="0"/>
      <w:divBdr>
        <w:top w:val="none" w:sz="0" w:space="0" w:color="auto"/>
        <w:left w:val="none" w:sz="0" w:space="0" w:color="auto"/>
        <w:bottom w:val="none" w:sz="0" w:space="0" w:color="auto"/>
        <w:right w:val="none" w:sz="0" w:space="0" w:color="auto"/>
      </w:divBdr>
    </w:div>
    <w:div w:id="273369918">
      <w:bodyDiv w:val="1"/>
      <w:marLeft w:val="0"/>
      <w:marRight w:val="0"/>
      <w:marTop w:val="0"/>
      <w:marBottom w:val="0"/>
      <w:divBdr>
        <w:top w:val="none" w:sz="0" w:space="0" w:color="auto"/>
        <w:left w:val="none" w:sz="0" w:space="0" w:color="auto"/>
        <w:bottom w:val="none" w:sz="0" w:space="0" w:color="auto"/>
        <w:right w:val="none" w:sz="0" w:space="0" w:color="auto"/>
      </w:divBdr>
    </w:div>
    <w:div w:id="335961760">
      <w:bodyDiv w:val="1"/>
      <w:marLeft w:val="0"/>
      <w:marRight w:val="0"/>
      <w:marTop w:val="0"/>
      <w:marBottom w:val="0"/>
      <w:divBdr>
        <w:top w:val="none" w:sz="0" w:space="0" w:color="auto"/>
        <w:left w:val="none" w:sz="0" w:space="0" w:color="auto"/>
        <w:bottom w:val="none" w:sz="0" w:space="0" w:color="auto"/>
        <w:right w:val="none" w:sz="0" w:space="0" w:color="auto"/>
      </w:divBdr>
    </w:div>
    <w:div w:id="386148386">
      <w:bodyDiv w:val="1"/>
      <w:marLeft w:val="0"/>
      <w:marRight w:val="0"/>
      <w:marTop w:val="0"/>
      <w:marBottom w:val="0"/>
      <w:divBdr>
        <w:top w:val="none" w:sz="0" w:space="0" w:color="auto"/>
        <w:left w:val="none" w:sz="0" w:space="0" w:color="auto"/>
        <w:bottom w:val="none" w:sz="0" w:space="0" w:color="auto"/>
        <w:right w:val="none" w:sz="0" w:space="0" w:color="auto"/>
      </w:divBdr>
    </w:div>
    <w:div w:id="390613755">
      <w:bodyDiv w:val="1"/>
      <w:marLeft w:val="0"/>
      <w:marRight w:val="0"/>
      <w:marTop w:val="0"/>
      <w:marBottom w:val="0"/>
      <w:divBdr>
        <w:top w:val="none" w:sz="0" w:space="0" w:color="auto"/>
        <w:left w:val="none" w:sz="0" w:space="0" w:color="auto"/>
        <w:bottom w:val="none" w:sz="0" w:space="0" w:color="auto"/>
        <w:right w:val="none" w:sz="0" w:space="0" w:color="auto"/>
      </w:divBdr>
    </w:div>
    <w:div w:id="454567366">
      <w:bodyDiv w:val="1"/>
      <w:marLeft w:val="0"/>
      <w:marRight w:val="0"/>
      <w:marTop w:val="0"/>
      <w:marBottom w:val="0"/>
      <w:divBdr>
        <w:top w:val="none" w:sz="0" w:space="0" w:color="auto"/>
        <w:left w:val="none" w:sz="0" w:space="0" w:color="auto"/>
        <w:bottom w:val="none" w:sz="0" w:space="0" w:color="auto"/>
        <w:right w:val="none" w:sz="0" w:space="0" w:color="auto"/>
      </w:divBdr>
    </w:div>
    <w:div w:id="456334453">
      <w:bodyDiv w:val="1"/>
      <w:marLeft w:val="0"/>
      <w:marRight w:val="0"/>
      <w:marTop w:val="0"/>
      <w:marBottom w:val="0"/>
      <w:divBdr>
        <w:top w:val="none" w:sz="0" w:space="0" w:color="auto"/>
        <w:left w:val="none" w:sz="0" w:space="0" w:color="auto"/>
        <w:bottom w:val="none" w:sz="0" w:space="0" w:color="auto"/>
        <w:right w:val="none" w:sz="0" w:space="0" w:color="auto"/>
      </w:divBdr>
    </w:div>
    <w:div w:id="496382014">
      <w:bodyDiv w:val="1"/>
      <w:marLeft w:val="0"/>
      <w:marRight w:val="0"/>
      <w:marTop w:val="0"/>
      <w:marBottom w:val="0"/>
      <w:divBdr>
        <w:top w:val="none" w:sz="0" w:space="0" w:color="auto"/>
        <w:left w:val="none" w:sz="0" w:space="0" w:color="auto"/>
        <w:bottom w:val="none" w:sz="0" w:space="0" w:color="auto"/>
        <w:right w:val="none" w:sz="0" w:space="0" w:color="auto"/>
      </w:divBdr>
    </w:div>
    <w:div w:id="498619313">
      <w:bodyDiv w:val="1"/>
      <w:marLeft w:val="0"/>
      <w:marRight w:val="0"/>
      <w:marTop w:val="0"/>
      <w:marBottom w:val="0"/>
      <w:divBdr>
        <w:top w:val="none" w:sz="0" w:space="0" w:color="auto"/>
        <w:left w:val="none" w:sz="0" w:space="0" w:color="auto"/>
        <w:bottom w:val="none" w:sz="0" w:space="0" w:color="auto"/>
        <w:right w:val="none" w:sz="0" w:space="0" w:color="auto"/>
      </w:divBdr>
    </w:div>
    <w:div w:id="536311608">
      <w:bodyDiv w:val="1"/>
      <w:marLeft w:val="0"/>
      <w:marRight w:val="0"/>
      <w:marTop w:val="0"/>
      <w:marBottom w:val="0"/>
      <w:divBdr>
        <w:top w:val="none" w:sz="0" w:space="0" w:color="auto"/>
        <w:left w:val="none" w:sz="0" w:space="0" w:color="auto"/>
        <w:bottom w:val="none" w:sz="0" w:space="0" w:color="auto"/>
        <w:right w:val="none" w:sz="0" w:space="0" w:color="auto"/>
      </w:divBdr>
    </w:div>
    <w:div w:id="560989219">
      <w:bodyDiv w:val="1"/>
      <w:marLeft w:val="0"/>
      <w:marRight w:val="0"/>
      <w:marTop w:val="0"/>
      <w:marBottom w:val="0"/>
      <w:divBdr>
        <w:top w:val="none" w:sz="0" w:space="0" w:color="auto"/>
        <w:left w:val="none" w:sz="0" w:space="0" w:color="auto"/>
        <w:bottom w:val="none" w:sz="0" w:space="0" w:color="auto"/>
        <w:right w:val="none" w:sz="0" w:space="0" w:color="auto"/>
      </w:divBdr>
    </w:div>
    <w:div w:id="572089286">
      <w:bodyDiv w:val="1"/>
      <w:marLeft w:val="0"/>
      <w:marRight w:val="0"/>
      <w:marTop w:val="0"/>
      <w:marBottom w:val="0"/>
      <w:divBdr>
        <w:top w:val="none" w:sz="0" w:space="0" w:color="auto"/>
        <w:left w:val="none" w:sz="0" w:space="0" w:color="auto"/>
        <w:bottom w:val="none" w:sz="0" w:space="0" w:color="auto"/>
        <w:right w:val="none" w:sz="0" w:space="0" w:color="auto"/>
      </w:divBdr>
    </w:div>
    <w:div w:id="604076287">
      <w:bodyDiv w:val="1"/>
      <w:marLeft w:val="0"/>
      <w:marRight w:val="0"/>
      <w:marTop w:val="0"/>
      <w:marBottom w:val="0"/>
      <w:divBdr>
        <w:top w:val="none" w:sz="0" w:space="0" w:color="auto"/>
        <w:left w:val="none" w:sz="0" w:space="0" w:color="auto"/>
        <w:bottom w:val="none" w:sz="0" w:space="0" w:color="auto"/>
        <w:right w:val="none" w:sz="0" w:space="0" w:color="auto"/>
      </w:divBdr>
    </w:div>
    <w:div w:id="616720396">
      <w:bodyDiv w:val="1"/>
      <w:marLeft w:val="0"/>
      <w:marRight w:val="0"/>
      <w:marTop w:val="0"/>
      <w:marBottom w:val="0"/>
      <w:divBdr>
        <w:top w:val="none" w:sz="0" w:space="0" w:color="auto"/>
        <w:left w:val="none" w:sz="0" w:space="0" w:color="auto"/>
        <w:bottom w:val="none" w:sz="0" w:space="0" w:color="auto"/>
        <w:right w:val="none" w:sz="0" w:space="0" w:color="auto"/>
      </w:divBdr>
    </w:div>
    <w:div w:id="661783966">
      <w:bodyDiv w:val="1"/>
      <w:marLeft w:val="0"/>
      <w:marRight w:val="0"/>
      <w:marTop w:val="0"/>
      <w:marBottom w:val="0"/>
      <w:divBdr>
        <w:top w:val="none" w:sz="0" w:space="0" w:color="auto"/>
        <w:left w:val="none" w:sz="0" w:space="0" w:color="auto"/>
        <w:bottom w:val="none" w:sz="0" w:space="0" w:color="auto"/>
        <w:right w:val="none" w:sz="0" w:space="0" w:color="auto"/>
      </w:divBdr>
    </w:div>
    <w:div w:id="689064618">
      <w:bodyDiv w:val="1"/>
      <w:marLeft w:val="0"/>
      <w:marRight w:val="0"/>
      <w:marTop w:val="0"/>
      <w:marBottom w:val="0"/>
      <w:divBdr>
        <w:top w:val="none" w:sz="0" w:space="0" w:color="auto"/>
        <w:left w:val="none" w:sz="0" w:space="0" w:color="auto"/>
        <w:bottom w:val="none" w:sz="0" w:space="0" w:color="auto"/>
        <w:right w:val="none" w:sz="0" w:space="0" w:color="auto"/>
      </w:divBdr>
    </w:div>
    <w:div w:id="736586192">
      <w:bodyDiv w:val="1"/>
      <w:marLeft w:val="0"/>
      <w:marRight w:val="0"/>
      <w:marTop w:val="0"/>
      <w:marBottom w:val="0"/>
      <w:divBdr>
        <w:top w:val="none" w:sz="0" w:space="0" w:color="auto"/>
        <w:left w:val="none" w:sz="0" w:space="0" w:color="auto"/>
        <w:bottom w:val="none" w:sz="0" w:space="0" w:color="auto"/>
        <w:right w:val="none" w:sz="0" w:space="0" w:color="auto"/>
      </w:divBdr>
    </w:div>
    <w:div w:id="742794869">
      <w:bodyDiv w:val="1"/>
      <w:marLeft w:val="0"/>
      <w:marRight w:val="0"/>
      <w:marTop w:val="0"/>
      <w:marBottom w:val="0"/>
      <w:divBdr>
        <w:top w:val="none" w:sz="0" w:space="0" w:color="auto"/>
        <w:left w:val="none" w:sz="0" w:space="0" w:color="auto"/>
        <w:bottom w:val="none" w:sz="0" w:space="0" w:color="auto"/>
        <w:right w:val="none" w:sz="0" w:space="0" w:color="auto"/>
      </w:divBdr>
    </w:div>
    <w:div w:id="829061858">
      <w:bodyDiv w:val="1"/>
      <w:marLeft w:val="0"/>
      <w:marRight w:val="0"/>
      <w:marTop w:val="0"/>
      <w:marBottom w:val="0"/>
      <w:divBdr>
        <w:top w:val="none" w:sz="0" w:space="0" w:color="auto"/>
        <w:left w:val="none" w:sz="0" w:space="0" w:color="auto"/>
        <w:bottom w:val="none" w:sz="0" w:space="0" w:color="auto"/>
        <w:right w:val="none" w:sz="0" w:space="0" w:color="auto"/>
      </w:divBdr>
    </w:div>
    <w:div w:id="830563156">
      <w:bodyDiv w:val="1"/>
      <w:marLeft w:val="0"/>
      <w:marRight w:val="0"/>
      <w:marTop w:val="0"/>
      <w:marBottom w:val="0"/>
      <w:divBdr>
        <w:top w:val="none" w:sz="0" w:space="0" w:color="auto"/>
        <w:left w:val="none" w:sz="0" w:space="0" w:color="auto"/>
        <w:bottom w:val="none" w:sz="0" w:space="0" w:color="auto"/>
        <w:right w:val="none" w:sz="0" w:space="0" w:color="auto"/>
      </w:divBdr>
    </w:div>
    <w:div w:id="870147854">
      <w:bodyDiv w:val="1"/>
      <w:marLeft w:val="0"/>
      <w:marRight w:val="0"/>
      <w:marTop w:val="0"/>
      <w:marBottom w:val="0"/>
      <w:divBdr>
        <w:top w:val="none" w:sz="0" w:space="0" w:color="auto"/>
        <w:left w:val="none" w:sz="0" w:space="0" w:color="auto"/>
        <w:bottom w:val="none" w:sz="0" w:space="0" w:color="auto"/>
        <w:right w:val="none" w:sz="0" w:space="0" w:color="auto"/>
      </w:divBdr>
    </w:div>
    <w:div w:id="886768486">
      <w:bodyDiv w:val="1"/>
      <w:marLeft w:val="0"/>
      <w:marRight w:val="0"/>
      <w:marTop w:val="0"/>
      <w:marBottom w:val="0"/>
      <w:divBdr>
        <w:top w:val="none" w:sz="0" w:space="0" w:color="auto"/>
        <w:left w:val="none" w:sz="0" w:space="0" w:color="auto"/>
        <w:bottom w:val="none" w:sz="0" w:space="0" w:color="auto"/>
        <w:right w:val="none" w:sz="0" w:space="0" w:color="auto"/>
      </w:divBdr>
    </w:div>
    <w:div w:id="923756541">
      <w:bodyDiv w:val="1"/>
      <w:marLeft w:val="0"/>
      <w:marRight w:val="0"/>
      <w:marTop w:val="0"/>
      <w:marBottom w:val="0"/>
      <w:divBdr>
        <w:top w:val="none" w:sz="0" w:space="0" w:color="auto"/>
        <w:left w:val="none" w:sz="0" w:space="0" w:color="auto"/>
        <w:bottom w:val="none" w:sz="0" w:space="0" w:color="auto"/>
        <w:right w:val="none" w:sz="0" w:space="0" w:color="auto"/>
      </w:divBdr>
    </w:div>
    <w:div w:id="944387211">
      <w:bodyDiv w:val="1"/>
      <w:marLeft w:val="0"/>
      <w:marRight w:val="0"/>
      <w:marTop w:val="0"/>
      <w:marBottom w:val="0"/>
      <w:divBdr>
        <w:top w:val="none" w:sz="0" w:space="0" w:color="auto"/>
        <w:left w:val="none" w:sz="0" w:space="0" w:color="auto"/>
        <w:bottom w:val="none" w:sz="0" w:space="0" w:color="auto"/>
        <w:right w:val="none" w:sz="0" w:space="0" w:color="auto"/>
      </w:divBdr>
    </w:div>
    <w:div w:id="1001541342">
      <w:bodyDiv w:val="1"/>
      <w:marLeft w:val="0"/>
      <w:marRight w:val="0"/>
      <w:marTop w:val="0"/>
      <w:marBottom w:val="0"/>
      <w:divBdr>
        <w:top w:val="none" w:sz="0" w:space="0" w:color="auto"/>
        <w:left w:val="none" w:sz="0" w:space="0" w:color="auto"/>
        <w:bottom w:val="none" w:sz="0" w:space="0" w:color="auto"/>
        <w:right w:val="none" w:sz="0" w:space="0" w:color="auto"/>
      </w:divBdr>
    </w:div>
    <w:div w:id="1021511677">
      <w:bodyDiv w:val="1"/>
      <w:marLeft w:val="0"/>
      <w:marRight w:val="0"/>
      <w:marTop w:val="0"/>
      <w:marBottom w:val="0"/>
      <w:divBdr>
        <w:top w:val="none" w:sz="0" w:space="0" w:color="auto"/>
        <w:left w:val="none" w:sz="0" w:space="0" w:color="auto"/>
        <w:bottom w:val="none" w:sz="0" w:space="0" w:color="auto"/>
        <w:right w:val="none" w:sz="0" w:space="0" w:color="auto"/>
      </w:divBdr>
    </w:div>
    <w:div w:id="1041326483">
      <w:bodyDiv w:val="1"/>
      <w:marLeft w:val="0"/>
      <w:marRight w:val="0"/>
      <w:marTop w:val="0"/>
      <w:marBottom w:val="0"/>
      <w:divBdr>
        <w:top w:val="none" w:sz="0" w:space="0" w:color="auto"/>
        <w:left w:val="none" w:sz="0" w:space="0" w:color="auto"/>
        <w:bottom w:val="none" w:sz="0" w:space="0" w:color="auto"/>
        <w:right w:val="none" w:sz="0" w:space="0" w:color="auto"/>
      </w:divBdr>
    </w:div>
    <w:div w:id="1102922390">
      <w:bodyDiv w:val="1"/>
      <w:marLeft w:val="0"/>
      <w:marRight w:val="0"/>
      <w:marTop w:val="0"/>
      <w:marBottom w:val="0"/>
      <w:divBdr>
        <w:top w:val="none" w:sz="0" w:space="0" w:color="auto"/>
        <w:left w:val="none" w:sz="0" w:space="0" w:color="auto"/>
        <w:bottom w:val="none" w:sz="0" w:space="0" w:color="auto"/>
        <w:right w:val="none" w:sz="0" w:space="0" w:color="auto"/>
      </w:divBdr>
    </w:div>
    <w:div w:id="1149710386">
      <w:bodyDiv w:val="1"/>
      <w:marLeft w:val="0"/>
      <w:marRight w:val="0"/>
      <w:marTop w:val="0"/>
      <w:marBottom w:val="0"/>
      <w:divBdr>
        <w:top w:val="none" w:sz="0" w:space="0" w:color="auto"/>
        <w:left w:val="none" w:sz="0" w:space="0" w:color="auto"/>
        <w:bottom w:val="none" w:sz="0" w:space="0" w:color="auto"/>
        <w:right w:val="none" w:sz="0" w:space="0" w:color="auto"/>
      </w:divBdr>
    </w:div>
    <w:div w:id="1160072493">
      <w:bodyDiv w:val="1"/>
      <w:marLeft w:val="0"/>
      <w:marRight w:val="0"/>
      <w:marTop w:val="0"/>
      <w:marBottom w:val="0"/>
      <w:divBdr>
        <w:top w:val="none" w:sz="0" w:space="0" w:color="auto"/>
        <w:left w:val="none" w:sz="0" w:space="0" w:color="auto"/>
        <w:bottom w:val="none" w:sz="0" w:space="0" w:color="auto"/>
        <w:right w:val="none" w:sz="0" w:space="0" w:color="auto"/>
      </w:divBdr>
    </w:div>
    <w:div w:id="1181044389">
      <w:bodyDiv w:val="1"/>
      <w:marLeft w:val="0"/>
      <w:marRight w:val="0"/>
      <w:marTop w:val="0"/>
      <w:marBottom w:val="0"/>
      <w:divBdr>
        <w:top w:val="none" w:sz="0" w:space="0" w:color="auto"/>
        <w:left w:val="none" w:sz="0" w:space="0" w:color="auto"/>
        <w:bottom w:val="none" w:sz="0" w:space="0" w:color="auto"/>
        <w:right w:val="none" w:sz="0" w:space="0" w:color="auto"/>
      </w:divBdr>
    </w:div>
    <w:div w:id="1300762941">
      <w:bodyDiv w:val="1"/>
      <w:marLeft w:val="0"/>
      <w:marRight w:val="0"/>
      <w:marTop w:val="0"/>
      <w:marBottom w:val="0"/>
      <w:divBdr>
        <w:top w:val="none" w:sz="0" w:space="0" w:color="auto"/>
        <w:left w:val="none" w:sz="0" w:space="0" w:color="auto"/>
        <w:bottom w:val="none" w:sz="0" w:space="0" w:color="auto"/>
        <w:right w:val="none" w:sz="0" w:space="0" w:color="auto"/>
      </w:divBdr>
    </w:div>
    <w:div w:id="1384720594">
      <w:bodyDiv w:val="1"/>
      <w:marLeft w:val="0"/>
      <w:marRight w:val="0"/>
      <w:marTop w:val="0"/>
      <w:marBottom w:val="0"/>
      <w:divBdr>
        <w:top w:val="none" w:sz="0" w:space="0" w:color="auto"/>
        <w:left w:val="none" w:sz="0" w:space="0" w:color="auto"/>
        <w:bottom w:val="none" w:sz="0" w:space="0" w:color="auto"/>
        <w:right w:val="none" w:sz="0" w:space="0" w:color="auto"/>
      </w:divBdr>
    </w:div>
    <w:div w:id="1408187101">
      <w:bodyDiv w:val="1"/>
      <w:marLeft w:val="0"/>
      <w:marRight w:val="0"/>
      <w:marTop w:val="0"/>
      <w:marBottom w:val="0"/>
      <w:divBdr>
        <w:top w:val="none" w:sz="0" w:space="0" w:color="auto"/>
        <w:left w:val="none" w:sz="0" w:space="0" w:color="auto"/>
        <w:bottom w:val="none" w:sz="0" w:space="0" w:color="auto"/>
        <w:right w:val="none" w:sz="0" w:space="0" w:color="auto"/>
      </w:divBdr>
    </w:div>
    <w:div w:id="1476526368">
      <w:bodyDiv w:val="1"/>
      <w:marLeft w:val="0"/>
      <w:marRight w:val="0"/>
      <w:marTop w:val="0"/>
      <w:marBottom w:val="0"/>
      <w:divBdr>
        <w:top w:val="none" w:sz="0" w:space="0" w:color="auto"/>
        <w:left w:val="none" w:sz="0" w:space="0" w:color="auto"/>
        <w:bottom w:val="none" w:sz="0" w:space="0" w:color="auto"/>
        <w:right w:val="none" w:sz="0" w:space="0" w:color="auto"/>
      </w:divBdr>
    </w:div>
    <w:div w:id="1481843364">
      <w:bodyDiv w:val="1"/>
      <w:marLeft w:val="0"/>
      <w:marRight w:val="0"/>
      <w:marTop w:val="0"/>
      <w:marBottom w:val="0"/>
      <w:divBdr>
        <w:top w:val="none" w:sz="0" w:space="0" w:color="auto"/>
        <w:left w:val="none" w:sz="0" w:space="0" w:color="auto"/>
        <w:bottom w:val="none" w:sz="0" w:space="0" w:color="auto"/>
        <w:right w:val="none" w:sz="0" w:space="0" w:color="auto"/>
      </w:divBdr>
    </w:div>
    <w:div w:id="1504396041">
      <w:bodyDiv w:val="1"/>
      <w:marLeft w:val="0"/>
      <w:marRight w:val="0"/>
      <w:marTop w:val="0"/>
      <w:marBottom w:val="0"/>
      <w:divBdr>
        <w:top w:val="none" w:sz="0" w:space="0" w:color="auto"/>
        <w:left w:val="none" w:sz="0" w:space="0" w:color="auto"/>
        <w:bottom w:val="none" w:sz="0" w:space="0" w:color="auto"/>
        <w:right w:val="none" w:sz="0" w:space="0" w:color="auto"/>
      </w:divBdr>
    </w:div>
    <w:div w:id="1588610519">
      <w:bodyDiv w:val="1"/>
      <w:marLeft w:val="0"/>
      <w:marRight w:val="0"/>
      <w:marTop w:val="0"/>
      <w:marBottom w:val="0"/>
      <w:divBdr>
        <w:top w:val="none" w:sz="0" w:space="0" w:color="auto"/>
        <w:left w:val="none" w:sz="0" w:space="0" w:color="auto"/>
        <w:bottom w:val="none" w:sz="0" w:space="0" w:color="auto"/>
        <w:right w:val="none" w:sz="0" w:space="0" w:color="auto"/>
      </w:divBdr>
    </w:div>
    <w:div w:id="1775250172">
      <w:bodyDiv w:val="1"/>
      <w:marLeft w:val="0"/>
      <w:marRight w:val="0"/>
      <w:marTop w:val="0"/>
      <w:marBottom w:val="0"/>
      <w:divBdr>
        <w:top w:val="none" w:sz="0" w:space="0" w:color="auto"/>
        <w:left w:val="none" w:sz="0" w:space="0" w:color="auto"/>
        <w:bottom w:val="none" w:sz="0" w:space="0" w:color="auto"/>
        <w:right w:val="none" w:sz="0" w:space="0" w:color="auto"/>
      </w:divBdr>
    </w:div>
    <w:div w:id="1816293502">
      <w:bodyDiv w:val="1"/>
      <w:marLeft w:val="0"/>
      <w:marRight w:val="0"/>
      <w:marTop w:val="0"/>
      <w:marBottom w:val="0"/>
      <w:divBdr>
        <w:top w:val="none" w:sz="0" w:space="0" w:color="auto"/>
        <w:left w:val="none" w:sz="0" w:space="0" w:color="auto"/>
        <w:bottom w:val="none" w:sz="0" w:space="0" w:color="auto"/>
        <w:right w:val="none" w:sz="0" w:space="0" w:color="auto"/>
      </w:divBdr>
    </w:div>
    <w:div w:id="1870290655">
      <w:bodyDiv w:val="1"/>
      <w:marLeft w:val="0"/>
      <w:marRight w:val="0"/>
      <w:marTop w:val="0"/>
      <w:marBottom w:val="0"/>
      <w:divBdr>
        <w:top w:val="none" w:sz="0" w:space="0" w:color="auto"/>
        <w:left w:val="none" w:sz="0" w:space="0" w:color="auto"/>
        <w:bottom w:val="none" w:sz="0" w:space="0" w:color="auto"/>
        <w:right w:val="none" w:sz="0" w:space="0" w:color="auto"/>
      </w:divBdr>
    </w:div>
    <w:div w:id="1915163980">
      <w:bodyDiv w:val="1"/>
      <w:marLeft w:val="0"/>
      <w:marRight w:val="0"/>
      <w:marTop w:val="0"/>
      <w:marBottom w:val="0"/>
      <w:divBdr>
        <w:top w:val="none" w:sz="0" w:space="0" w:color="auto"/>
        <w:left w:val="none" w:sz="0" w:space="0" w:color="auto"/>
        <w:bottom w:val="none" w:sz="0" w:space="0" w:color="auto"/>
        <w:right w:val="none" w:sz="0" w:space="0" w:color="auto"/>
      </w:divBdr>
    </w:div>
    <w:div w:id="1935938919">
      <w:bodyDiv w:val="1"/>
      <w:marLeft w:val="0"/>
      <w:marRight w:val="0"/>
      <w:marTop w:val="0"/>
      <w:marBottom w:val="0"/>
      <w:divBdr>
        <w:top w:val="none" w:sz="0" w:space="0" w:color="auto"/>
        <w:left w:val="none" w:sz="0" w:space="0" w:color="auto"/>
        <w:bottom w:val="none" w:sz="0" w:space="0" w:color="auto"/>
        <w:right w:val="none" w:sz="0" w:space="0" w:color="auto"/>
      </w:divBdr>
    </w:div>
    <w:div w:id="1965386699">
      <w:bodyDiv w:val="1"/>
      <w:marLeft w:val="0"/>
      <w:marRight w:val="0"/>
      <w:marTop w:val="0"/>
      <w:marBottom w:val="0"/>
      <w:divBdr>
        <w:top w:val="none" w:sz="0" w:space="0" w:color="auto"/>
        <w:left w:val="none" w:sz="0" w:space="0" w:color="auto"/>
        <w:bottom w:val="none" w:sz="0" w:space="0" w:color="auto"/>
        <w:right w:val="none" w:sz="0" w:space="0" w:color="auto"/>
      </w:divBdr>
    </w:div>
    <w:div w:id="1989624260">
      <w:bodyDiv w:val="1"/>
      <w:marLeft w:val="0"/>
      <w:marRight w:val="0"/>
      <w:marTop w:val="0"/>
      <w:marBottom w:val="0"/>
      <w:divBdr>
        <w:top w:val="none" w:sz="0" w:space="0" w:color="auto"/>
        <w:left w:val="none" w:sz="0" w:space="0" w:color="auto"/>
        <w:bottom w:val="none" w:sz="0" w:space="0" w:color="auto"/>
        <w:right w:val="none" w:sz="0" w:space="0" w:color="auto"/>
      </w:divBdr>
    </w:div>
    <w:div w:id="2017295426">
      <w:bodyDiv w:val="1"/>
      <w:marLeft w:val="0"/>
      <w:marRight w:val="0"/>
      <w:marTop w:val="0"/>
      <w:marBottom w:val="0"/>
      <w:divBdr>
        <w:top w:val="none" w:sz="0" w:space="0" w:color="auto"/>
        <w:left w:val="none" w:sz="0" w:space="0" w:color="auto"/>
        <w:bottom w:val="none" w:sz="0" w:space="0" w:color="auto"/>
        <w:right w:val="none" w:sz="0" w:space="0" w:color="auto"/>
      </w:divBdr>
    </w:div>
    <w:div w:id="204243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34" Type="http://schemas.openxmlformats.org/officeDocument/2006/relationships/image" Target="media/image6.jpg"/><Relationship Id="rId42" Type="http://schemas.openxmlformats.org/officeDocument/2006/relationships/image" Target="media/image14.jpg"/><Relationship Id="rId47" Type="http://schemas.openxmlformats.org/officeDocument/2006/relationships/image" Target="media/image19.jpg"/><Relationship Id="rId50" Type="http://schemas.openxmlformats.org/officeDocument/2006/relationships/footer" Target="footer8.xml"/><Relationship Id="rId55" Type="http://schemas.openxmlformats.org/officeDocument/2006/relationships/customXml" Target="ink/ink2.xml"/><Relationship Id="rId63" Type="http://schemas.openxmlformats.org/officeDocument/2006/relationships/customXml" Target="ink/ink6.xml"/><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7.xml"/><Relationship Id="rId11"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9.jpg"/><Relationship Id="rId40" Type="http://schemas.openxmlformats.org/officeDocument/2006/relationships/image" Target="media/image12.jpg"/><Relationship Id="rId45" Type="http://schemas.openxmlformats.org/officeDocument/2006/relationships/image" Target="media/image17.jpg"/><Relationship Id="rId53" Type="http://schemas.openxmlformats.org/officeDocument/2006/relationships/header" Target="header11.xml"/><Relationship Id="rId58" Type="http://schemas.openxmlformats.org/officeDocument/2006/relationships/image" Target="media/image22.png"/><Relationship Id="rId66" Type="http://schemas.openxmlformats.org/officeDocument/2006/relationships/image" Target="media/image26.png"/><Relationship Id="rId5" Type="http://schemas.openxmlformats.org/officeDocument/2006/relationships/webSettings" Target="webSettings.xml"/><Relationship Id="rId61" Type="http://schemas.openxmlformats.org/officeDocument/2006/relationships/customXml" Target="ink/ink5.xml"/><Relationship Id="rId19" Type="http://schemas.openxmlformats.org/officeDocument/2006/relationships/image" Target="media/image3.png"/><Relationship Id="rId14" Type="http://schemas.openxmlformats.org/officeDocument/2006/relationships/footer" Target="footer2.xml"/><Relationship Id="rId27" Type="http://schemas.openxmlformats.org/officeDocument/2006/relationships/header" Target="header6.xml"/><Relationship Id="rId30" Type="http://schemas.openxmlformats.org/officeDocument/2006/relationships/footer" Target="footer6.xml"/><Relationship Id="rId35" Type="http://schemas.openxmlformats.org/officeDocument/2006/relationships/image" Target="media/image7.jpg"/><Relationship Id="rId43" Type="http://schemas.openxmlformats.org/officeDocument/2006/relationships/image" Target="media/image15.jpg"/><Relationship Id="rId48" Type="http://schemas.openxmlformats.org/officeDocument/2006/relationships/image" Target="media/image20.jpg"/><Relationship Id="rId56" Type="http://schemas.openxmlformats.org/officeDocument/2006/relationships/image" Target="media/image21.png"/><Relationship Id="rId64" Type="http://schemas.openxmlformats.org/officeDocument/2006/relationships/image" Target="media/image25.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footer" Target="footer7.xml"/><Relationship Id="rId38" Type="http://schemas.openxmlformats.org/officeDocument/2006/relationships/image" Target="media/image10.jpg"/><Relationship Id="rId46" Type="http://schemas.openxmlformats.org/officeDocument/2006/relationships/image" Target="media/image18.jpg"/><Relationship Id="rId59" Type="http://schemas.openxmlformats.org/officeDocument/2006/relationships/customXml" Target="ink/ink4.xml"/><Relationship Id="rId67" Type="http://schemas.openxmlformats.org/officeDocument/2006/relationships/fontTable" Target="fontTable.xml"/><Relationship Id="rId20" Type="http://schemas.openxmlformats.org/officeDocument/2006/relationships/customXml" Target="ink/ink1.xml"/><Relationship Id="rId41" Type="http://schemas.openxmlformats.org/officeDocument/2006/relationships/image" Target="media/image13.jpg"/><Relationship Id="rId54" Type="http://schemas.openxmlformats.org/officeDocument/2006/relationships/footer" Target="footer10.xml"/><Relationship Id="rId62"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8" Type="http://schemas.openxmlformats.org/officeDocument/2006/relationships/footer" Target="footer5.xml"/><Relationship Id="rId36" Type="http://schemas.openxmlformats.org/officeDocument/2006/relationships/image" Target="media/image8.jpg"/><Relationship Id="rId49" Type="http://schemas.openxmlformats.org/officeDocument/2006/relationships/header" Target="header9.xml"/><Relationship Id="rId57" Type="http://schemas.openxmlformats.org/officeDocument/2006/relationships/customXml" Target="ink/ink3.xml"/><Relationship Id="rId10" Type="http://schemas.openxmlformats.org/officeDocument/2006/relationships/image" Target="media/image2.png"/><Relationship Id="rId31" Type="http://schemas.openxmlformats.org/officeDocument/2006/relationships/hyperlink" Target="mailto:@ddu.ac.in" TargetMode="External"/><Relationship Id="rId44" Type="http://schemas.openxmlformats.org/officeDocument/2006/relationships/image" Target="media/image16.jpg"/><Relationship Id="rId52" Type="http://schemas.openxmlformats.org/officeDocument/2006/relationships/footer" Target="footer9.xml"/><Relationship Id="rId60" Type="http://schemas.openxmlformats.org/officeDocument/2006/relationships/image" Target="media/image23.png"/><Relationship Id="rId65"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1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4:16:23.071"/>
    </inkml:context>
    <inkml:brush xml:id="br0">
      <inkml:brushProperty name="width" value="0.09967" units="cm"/>
      <inkml:brushProperty name="height" value="0.09967" units="cm"/>
      <inkml:brushProperty name="color" value="#FFFFFF"/>
      <inkml:brushProperty name="ignorePressure" value="1"/>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4:15:36.375"/>
    </inkml:context>
    <inkml:brush xml:id="br0">
      <inkml:brushProperty name="width" value="0.1" units="cm"/>
      <inkml:brushProperty name="height" value="0.1" units="cm"/>
      <inkml:brushProperty name="color" value="#FFFFFF"/>
      <inkml:brushProperty name="ignorePressure" value="1"/>
    </inkml:brush>
  </inkml:definitions>
  <inkml:trace contextRef="#ctx0" brushRef="#br0">397 329,'31'-2,"0"-1,43-10,-39 6,89-10,-109 13,-14-1,-2 5,-1-1,0 0,1 1,-1-1,0 1,1-1,-1 1,0 0,0-1,0 1,1 0,-3 1,-180 7,-101-1,284-7,0 0,1 0,-1 0,0 0,0 0,0 0,1-1,-1 1,0 0,0 0,1 0,-1-1,0 1,1 0,-1-1,0 1,1-1,-1 1,1-1,-1 1,0-2,1 2,0-1,0 1,0-1,0 1,0-1,0 1,0-1,0 1,0-1,0 1,0-1,1 0,-1 1,0 0,0-1,1 1,-1-1,0 1,1-1,-1 1,0-1,1 1,31-25,-27 21,15-9,1 1,0 0,1 1,1 2,-1 0,1 1,1 2,-1 0,1 2,0 0,0 2,47 0,-241 2,70 1,100-1,0 0,0 0,0 0,0 1,0-1,0 0,0 0,0 0,0 0,0 0,0 0,0 0,0 0,0 0,0 0,0 0,0 0,0 0,0 1,0-1,0 0,-1 0,1 0,0 0,0 0,0 0,0 0,17 4,24 4,40 1,100 18,-231-17,-163 2,243-11,-2 1,-1-2,40-4,-67 4,1 0,-1 0,0 0,1 0,-1 0,0 0,1 0,-1 0,0 0,1 0,-1-1,0 1,1 0,-1 0,0 0,1 0,-1-1,0 1,0 0,1 0,-1 0,0-1,0 1,0 0,1-1,-1 1,0 0,0 0,0-1,0 1,1 0,-1-1,0 0,-7-9,-16-7,-1 6,0 1,-38-11,40 14,0 0,1-2,-36-18,34 9,22 9,15 2,-1 5,0 1,-1 1,26 2,-26-1,0 0,-1-1,1-1,0 1,13-4,1-4,-18 5,1 1,-1 0,1 0,-1 1,16-1,-8 3,-12 0,0 0,0-1,1 1,-1-1,0 0,1-1,-1 1,0-1,0 1,0-1,8-3,-12 3,1 1,-1-1,0 1,0-1,0 1,0-1,1 1,-1 0,0-1,0 1,0-1,0 1,0-1,0 1,0-1,0 1,-1-1,1 1,0-1,0 1,0-1,0 1,-1-1,1 1,0-1,0 1,-1 0,1-1,0 1,-1 0,1-1,0 1,-1 0,1-1,-1 1,1 0,-1 0,1-1,-1 1,1 0,0 0,-1 0,1 0,-2-1,-21-7,11 7,0 0,1 0,-1 1,1 1,-19 3,28-4,0 1,0 0,0-1,0 1,0 0,0 0,0 0,0 0,0 0,1 0,-1 0,0 1,1-1,-1 1,-2 2,4-2,-1 0,1-1,-1 1,1 0,0-1,-1 1,1 0,0-1,0 1,0 0,0 0,0-1,1 1,-1 0,1-1,-1 1,1 0,-1-1,1 1,0-1,0 1,2 2,1 2,0 0,1 0,0 0,0-1,1 1,-1-1,1-1,0 1,0-1,1 0,-1 0,1-1,0 0,7 2,0 0,-1-2,1 1,0-2,0 0,0 0,21-1,-47-3,0-1,1 0,-1-1,-15-6,7 2,5 3,-22-9,37 14,0 0,0 0,0 0,0 0,0 0,0 0,0-1,0 1,0 0,0 0,0 0,0 0,0 0,0 0,0 0,0 0,0 0,0 0,0-1,0 1,0 0,0 0,0 0,0 0,0 0,0 0,0 0,0 0,0 0,0 0,0-1,0 1,0 0,0 0,0 0,0 0,0 0,-1 0,1 0,0 0,0 0,0 0,0 0,0 0,0 0,0 0,0 0,0 0,0 0,0 0,-1 0,1 0,23 2,19 6,0 2,-1 2,55 23,-95-34,1-1,0 1,0 0,-1 0,1 0,-1-1,1 2,0-1,-1 0,0 0,1 0,-1 1,0-1,0 0,1 1,-1-1,0 1,-1 0,1-1,0 1,0 0,-1 0,1-1,-1 1,1 0,-1 0,0 0,0 0,0-1,0 1,0 0,0 0,0 0,-1 0,1-1,-1 1,1 0,-1 0,0-1,1 1,-1 0,0-1,0 1,-2 1,-3 6,1-1,-2 0,1-1,-1 0,0 0,-16 12,6-8,0-2,0 0,-1-1,-1 0,1-1,-1-2,-1 0,-30 4,13-4,1-3,0-1,-50-5,238 25,-151-21,0-1,-1 1,1 0,0 0,0 0,-1 0,1 0,0 1,0-1,-1 0,1 0,0 0,0 1,-1-1,1 0,0 1,-1-1,1 1,-1-1,1 0,0 1,-1 0,1-1,-1 1,1-1,-1 1,1-1,-1 2,0-1,0 0,-1 0,1 0,-1 0,1 0,-1 0,0 0,1 0,-1-1,0 1,0 0,1 0,-1-1,0 1,0-1,-2 2,-45 23,46-24,-4 1,-29 15,33-16,1-1,-1 1,1 0,0 0,-1 0,1 0,0 0,0 0,-1 0,1 0,0 0,0 1,0-1,0 0,1 1,-1-1,0 0,0 3,1-3,1 0,-1 0,0 0,1-1,0 1,-1 0,1 0,-1 0,1-1,0 1,-1 0,1-1,0 1,0 0,0-1,0 1,-1-1,1 1,0-1,0 0,0 1,0-1,0 0,0 0,0 0,2 0,28 5,-30-5,88 0,-98 1,-51 7,57-7,0-1,0 1,-1 0,1 0,0 1,0-1,0 1,0-1,1 1,-1 0,0 0,1 0,-1 0,-3 5,6-7,0 0,0 0,0 1,0-1,-1 0,1 0,0 0,0 1,0-1,0 0,0 0,0 1,0-1,0 0,0 0,0 0,0 1,0-1,0 0,0 0,1 1,-1-1,0 0,0 0,0 0,0 1,0-1,0 0,0 0,1 0,-1 0,0 0,0 1,0-1,1 0,-1 0,0 0,0 0,1 0,12 5,13-2,6-5,-26 1,1 1,1-1,-1 1,0 0,0 1,0 0,12 3,-19-4,1 0,-1 1,0-1,1 0,-1 1,0-1,0 0,1 1,-1-1,0 0,0 1,0-1,1 1,-1-1,0 1,0-1,0 0,0 1,0-1,0 1,0-1,0 1,0-1,0 0,0 1,0-1,0 1,-1-1,1 1,0-1,0 0,0 1,-1-1,1 1,0-1,0 0,-1 1,1-1,0 0,-1 1,1-1,0 0,-1 0,1 1,-1-1,-16 16,8-11,0 0,0 0,0-1,-1 0,0-1,0 0,0-1,0 0,-14 2,36-6,0 1,0 0,1 1,-1 1,0-1,22 6,-33-6,-1 1,1-1,0 0,0 0,-1 1,1-1,0 1,-1-1,1 1,0-1,-1 1,1-1,-1 1,1-1,-1 1,1 0,-1-1,1 1,-1 0,0 0,1 0,-1 0,0 0,0-1,0 1,0 0,-1-1,1 1,0-1,0 1,0 0,-1-1,1 1,0-1,-1 1,1-1,-1 1,1-1,-1 1,1-1,-1 0,0 1,-2 1,0 0,0 0,0 0,-1-1,1 0,0 1,-7 0,-13 4,25-4,14-1,-5 0,-30 2,-3-1,9 0,4 0,21 2,-4-2,0 0,0-1,1 0,-1 0,0-1,1 0,-1 0,14-4,-17 3,0 0,0-1,0 0,-1 0,1-1,0 1,-1-1,0 0,0 0,0 0,0-1,0 0,-1 1,1-1,2-6,-2 5,8-16,-16 17,-11 8,6-2,1 0,0 0,-1-1,1 0,-1 0,0-1,1 0,-1 0,1-1,-17-4,4-1,1 0,1-1,-26-14,-127-69,18 22,113 42,32 22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3:56:34.386"/>
    </inkml:context>
    <inkml:brush xml:id="br0">
      <inkml:brushProperty name="width" value="0.1" units="cm"/>
      <inkml:brushProperty name="height" value="0.1" units="cm"/>
      <inkml:brushProperty name="color" value="#FFFFFF"/>
      <inkml:brushProperty name="ignorePressure" value="1"/>
    </inkml:brush>
  </inkml:definitions>
  <inkml:trace contextRef="#ctx0" brushRef="#br0">444 611,'0'-19,"-1"13,1-1,0 0,1 0,-1 0,1 0,2-7,-2 12,0 0,0 1,0-1,0 0,0 0,0 1,0-1,1 0,-1 1,0 0,1-1,0 1,-1 0,1-1,0 1,-1 0,1 0,0 1,0-1,0 0,0 1,0-1,0 1,4-1,48-4,-52 5,0 0,0 0,0 0,-1 0,1 0,0 0,0 0,0 1,0-1,0 1,0 0,0-1,-1 1,1 0,0 0,0 0,-1 0,1 0,-1 1,1-1,-1 0,0 1,3 2,-4-3,1-1,-1 1,0 0,0-1,0 1,0-1,0 1,0-1,0 1,0 0,0-1,0 1,0-1,0 1,0 0,0-1,0 1,-1-1,1 1,0-1,0 1,-1-1,1 1,0-1,-1 1,1-1,-1 1,0 0,-19 7,-29-6,45-2,-5-1,0 2,0-1,0-1,1 0,-1 0,0-1,-11-3,18 4,-1 0,1-1,0 1,-1-1,1 1,0-1,0 0,0 0,0 0,0 0,1 0,-1-1,0 1,1 0,0-1,0 1,0-1,0 1,0-1,0 0,0 1,1-1,0 0,-1-5,1 6,-1 0,1 0,0-1,0 1,0 0,0 0,0-1,0 1,1 0,-1 0,1 0,-1 0,1-1,0 1,0 0,0 0,0 0,0 1,1-1,-1 0,0 0,1 1,0-1,-1 1,1-1,0 1,0-1,-1 1,1 0,0 0,0 0,4-1,5 0,-1 0,1 1,-1 0,1 0,19 3,11-2,-40 0,1 0,-1 0,0 0,0 0,0 0,0 0,0-1,0 1,0 0,0-1,0 1,0-1,0 1,-1-1,1 1,0-1,0 0,1 0,-2 0,0 0,0 1,0-1,1 1,-1-1,0 1,0-1,0 0,0 1,0-1,0 1,0-1,0 0,0 1,0-1,0 1,0-1,-1 1,1-1,0 0,0 1,-1-2,-1 0,1 0,-1 0,0 0,1 0,-1 0,0 0,0 0,0 1,-1-1,1 1,0 0,-5-3,-2 2,0 0,0 0,0 1,-10 0,12 1,-1-1,1 0,0 0,-1 0,1-1,-14-5,21 7,-1 0,0 0,1 0,-1-1,1 1,-1 0,0 0,1 0,-1-1,1 1,-1 0,1-1,-1 1,1 0,-1-1,1 1,-1-1,1 1,0-1,-1 1,1-1,0 1,-1-1,1 1,0-1,0 1,0-1,-1 0,1 1,0-1,0 1,0-1,0 0,0 1,0-1,0 1,0-1,0 0,0 1,0-1,1 1,-1-1,0-1,25-16,-4 2,-20 12,1-1,-1 1,0-1,0 0,0 0,0 1,-1-1,0 0,0 0,0 0,-1 1,0-1,0 0,0 0,0 1,-1-1,-2-6,4 11,-1 0,1-1,0 1,0 0,0-1,0 1,-1 0,1-1,0 1,0 0,-1 0,1-1,0 1,-1 0,1 0,0 0,-1-1,1 1,0 0,-1 0,1 0,0 0,-1 0,1-1,0 1,-1 0,1 0,0 0,-1 0,1 0,-1 0,1 0,0 1,-1-1,1 0,0 0,-1 0,-9 14,0 20,-41 161,38-153,17-56,0 0,-1 0,0 0,0-18,2-2,-3 13,-1-1,-3-40,1 41,0-1,5-37,-4 56,1 0,0 0,0 1,0-1,0 0,0 1,1-1,-1 1,1-1,0 1,-1 0,5-4,-6 6,0 0,1-1,-1 1,0 0,1-1,-1 1,0 0,1 0,-1 0,1-1,-1 1,0 0,1 0,-1 0,1 0,-1 0,1 0,-1 0,0 0,1 0,-1 0,1 0,-1 0,1 0,-1 0,0 0,1 0,-1 1,1-1,0 1,0 0,-1 0,1 0,0 0,-1 0,1 0,-1 1,1-1,-1 0,1 0,-1 0,0 1,0-1,0 0,0 0,0 2,0 52,0-43</inkml:trace>
  <inkml:trace contextRef="#ctx0" brushRef="#br0" timeOffset="2774.67">418 214,'1'-4,"0"0,0 0,1 0,-1 0,1 0,0 0,0 1,0-1,3-4,9-16,-11 11,0 0,-1 0,0 0,-1-1,-1 1,0 0,-4-27,4 40,1 0,-1-1,0 1,0-1,0 1,0-1,0 1,0-1,0 1,0-1,0 1,0-1,0 1,0-1,0 1,-1-1,1 1,0 0,0-1,0 1,-1-1,1 1,0-1,-1 1,1 0,0-1,-1 1,1 0,0-1,-1 1,1 0,-1 0,1-1,0 1,-1 0,0 0,-10 15,-6 30,4-9,-2 0,0-1,-34 54,-73 89,99-146,-69 108,53-82,23-35,-18 32,30-47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3:55:58.240"/>
    </inkml:context>
    <inkml:brush xml:id="br0">
      <inkml:brushProperty name="width" value="0.1" units="cm"/>
      <inkml:brushProperty name="height" value="0.1" units="cm"/>
      <inkml:brushProperty name="color" value="#FFFFFF"/>
      <inkml:brushProperty name="ignorePressure" value="1"/>
    </inkml:brush>
  </inkml:definitions>
  <inkml:trace contextRef="#ctx0" brushRef="#br0">231 96,'-15'0,"7"0,0 1,0-2,0 1,1-1,-16-3,21 3,1 0,-1 0,0 1,1-1,-1 0,1 0,-1-1,1 1,-1 0,1 0,-1-1,1 1,0-1,0 1,0-1,0 1,0-1,0 0,0 1,1-1,-1 0,1 0,-1 0,1 1,0-1,-1 0,1 0,0 0,1-3,-1 3,0 0,1 0,-1 0,1 0,0 0,-1 1,1-1,0 0,0 0,0 1,0-1,0 1,1-1,-1 1,0 0,1-1,-1 1,1 0,-1 0,1 0,0 0,0 0,-1 0,1 0,0 1,0-1,0 1,0-1,-1 1,5 0,7-2,1 1,-1 0,17 2,-23-1,-4 0,-1 0,1 0,-1 0,0 0,1 1,-1 0,1-1,-1 1,0 0,0 0,1 0,-1 0,0 0,0 1,0-1,0 1,0-1,-1 1,1 0,2 2,-3-1,1-1,-1 1,0 0,0-1,-1 1,1 0,-1 0,1 0,-1-1,0 1,0 0,0 0,0 0,0 0,-1-1,1 1,-3 5,-2 19,6-20,6-17,3-25,0-4,-10 38,0-1,1 1,0-1,-1 1,1 0,0-1,0 1,0 0,0 0,0-1,0 1,0 0,0 0,0 0,0 0,1 0,-1 1,3-2,-4 2,1-1,-1 1,1 0,0 0,-1 0,1 0,-1 0,1 0,0 0,-1 0,1 0,-1 0,1 0,0 0,-1 1,1-1,-1 0,1 0,-1 0,1 1,-1-1,1 0,-1 1,1-1,-1 1,1-1,-1 0,1 1,0 0,6 22,-6 24,-2-44,0-1,0 1,0-1,0 1,-1-1,1 1,0-1,-1 0,0 0,0 0,1 0,-1 0,0 0,-1 0,1 0,0-1,0 1,-1-1,1 0,-1 0,1 0,-1 0,1 0,-1 0,-5 0,-6 2,1-1,-1 0,-24 0,-11-3,42 1,32 0,4-1,-13 0,-1 1,27 3,-38-3,0 1,0 0,0 0,-1 0,1 1,0-1,-1 1,1 0,-1 0,1 0,-1 0,0 1,0-1,0 1,4 4,-7-6,-1-1,1 1,0-1,0 1,0-1,-1 0,1 1,0-1,-1 0,1 1,0-1,-1 0,1 1,0-1,-1 0,1 0,-1 1,1-1,0 0,-1 0,1 0,-1 0,1 0,-1 0,1 1,-1-1,1 0,-1 0,1 0,0 0,-1 0,1-1,-1 1,1 0,-1 0,0 0,-21 0,22 0,-8 1,0 0,1 0,-1 0,1 1,0 0,-1 1,1-1,0 1,0 1,-6 4,-27 11,-56 14,78-25,2 0,0-2,-30 9,42-16,3-1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3:55:48.784"/>
    </inkml:context>
    <inkml:brush xml:id="br0">
      <inkml:brushProperty name="width" value="0.1" units="cm"/>
      <inkml:brushProperty name="height" value="0.1" units="cm"/>
      <inkml:brushProperty name="color" value="#FFFFFF"/>
      <inkml:brushProperty name="ignorePressure" value="1"/>
    </inkml:brush>
  </inkml:definitions>
  <inkml:trace contextRef="#ctx0" brushRef="#br0">289 136,'-78'14,"77"-14,-14 0,0 0,-28-4,39 4,-1-1,1 0,0-1,0 1,-1-1,1 0,0 0,1 0,-1 0,0-1,1 0,-1 0,1 0,-4-4,6 6,0 0,0 0,1-1,-1 1,1 0,-1 0,1 0,-1-1,1 1,0 0,-1-1,1 1,0 0,0-1,0 1,0 0,0-1,0 1,1 0,-1 0,0-1,1 1,-1 0,1-1,-1 1,1 0,0 0,-1 0,1 0,0 0,0 0,0 0,0 0,0 0,0 0,0 0,0 1,0-1,0 0,0 1,2-1,4-4,1 0,0 1,0 1,14-6,11-1,43-13,-69 21,1 1,-1 0,1 0,-1 1,1 0,-1 0,15 2,-22-2,0 0,0 0,0 0,1 0,-1 1,0-1,0 0,0 0,0 0,0 0,1 0,-1 0,0 0,0 0,0 0,0 0,0 0,0 1,1-1,-1 0,0 0,0 0,0 0,0 0,0 0,0 1,0-1,0 0,0 0,0 0,0 0,0 0,0 1,0-1,0 0,0 0,0 0,0 0,0 1,0-1,0 0,0 0,0 0,0 0,0 0,0 1,0-1,0 0,0 0,-1 0,-8 10,-11 5,-13 5,28-17,0 1,0-1,-1 0,0 0,1 0,-1-1,0 0,0 0,0 0,0-1,-12 1,14-2,0 0,0 0,0-1,1 0,-1 1,0-1,0-1,0 1,0 0,1-1,-1 0,1 0,-1 0,1 0,0-1,0 1,0-1,-4-5,-24-17,27 23,1 0,0 1,-1 0,1-1,-1 1,0 0,1 1,-1-1,0 1,0 0,1-1,-7 2,9-1,0 0,0 0,0 0,-1 0,1 1,0-1,0 0,0 1,0-1,0 1,0-1,0 1,0-1,0 1,0 0,0-1,0 1,0 0,0 0,0 0,1 0,-1 0,0 0,1 0,-1 0,1 0,-1 0,1 0,-1 0,1 0,0 0,0 0,-1 1,1-1,0 0,0 0,0 0,0 1,0-1,1 0,-1 2,1 0,-1 0,1 0,0 0,0 0,0 0,1-1,-1 1,1 0,-1-1,1 1,0-1,0 1,0-1,4 4,0-2,0 0,1-1,-1 0,1 0,7 2,-4-1,3 1,-1 0,0 2,20 13,-31-20,-1 0,0 0,0 0,0 0,0 0,0 0,0 0,0 0,0 0,0 0,0 1,0-1,0 0,0 0,0 0,0 0,0 0,0 0,0 0,0 0,0 0,0 1,0-1,0 0,0 0,0 0,0 0,0 0,0 0,0 0,0 0,0 0,0 1,0-1,0 0,0 0,0 0,-1 0,1 0,0 0,0 0,0 0,0 0,0 0,0 0,0 0,0 0,0 0,0 0,-1 0,1 0,0 0,0 0,0 0,0 0,0 0,0 0,0 0,0 0,0 0,-1 0,1 0,0 0,0 0,-14 2,-13-1,-9-1,10-1,20 1,8 0,154-13,-128 14,-17 0,0-1,-1 0,1 0,21-4,-24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3:55:33.499"/>
    </inkml:context>
    <inkml:brush xml:id="br0">
      <inkml:brushProperty name="width" value="0.1" units="cm"/>
      <inkml:brushProperty name="height" value="0.1" units="cm"/>
      <inkml:brushProperty name="color" value="#FFFFFF"/>
      <inkml:brushProperty name="ignorePressure" value="1"/>
    </inkml:brush>
  </inkml:definitions>
  <inkml:trace contextRef="#ctx0" brushRef="#br0">271 69,'44'-11,"-27"14,-17-3,0 0,0 0,0 0,0 1,0-1,0 0,0 0,0 0,0 1,0-1,0 0,0 0,0 1,0-1,0 0,0 0,0 0,0 1,0-1,0 0,0 0,0 0,-1 1,1-1,0 0,0 0,0 0,0 1,0-1,-1 0,1 0,0 0,0 0,0 0,0 1,-1-1,-27 13,15-7,0-1,1 2,-1-1,1 2,1 0,-1 0,-11 12,22-20,1 1,-1-1,1 0,0 0,-1 1,1-1,0 0,-1 0,1 1,0-1,-1 1,1-1,0 0,-1 1,1-1,0 1,0-1,0 0,0 1,-1-1,1 1,0-1,0 1,0-1,0 1,0-1,0 0,0 1,0-1,0 1,0-1,0 1,1 0,14 7,25-5,18-18,-54 14,-1 0,0 0,1-1,-1 0,0 1,0-1,0 0,0-1,0 1,-1 0,1-1,-1 1,1-1,2-4,-5 6,0 1,0-1,0 1,0-1,0 1,0-1,0 1,0-1,-1 0,1 1,0-1,0 1,0-1,-1 1,1-1,0 1,0-1,-1 1,1 0,0-1,-1 1,1-1,-1 1,1 0,0-1,-1 1,1 0,-1-1,1 1,-1 0,1 0,-1 0,1-1,-1 1,0 0,1 0,-1 0,1 0,-1 0,1 0,-1 0,0 0,-27-3,28 3,-6 0,0 0,0-1,0 1,0-2,0 1,0 0,-11-6,16 7,0-1,0 1,0-1,0 0,0 0,0 0,0 1,0-1,1 0,-1 0,0 0,1 0,-1-1,0 1,1 0,-1 0,0-2,1 1,0 0,0-1,0 1,0 0,0 0,1 0,-1 0,0 0,1 0,0 0,-1 0,1 0,0 1,2-4,25-25,-11 21,-16 9,-1 0,1 0,-1 1,1-1,-1 0,1 0,-1 0,0 0,1 0,-1 1,1-1,-1 0,0 0,1 1,-1-1,0 0,1 0,-1 1,0-1,0 0,1 1,-1-1,0 1,0-1,1 0,-1 1,0-1,0 1,0-1,0 0,0 1,0-1,0 1,0-1,0 1,0 0,1 0,-1 1,0 0,0-1,0 1,0-1,0 1,0 0,-1-1,1 1,0 0,-1-1,1 1,-1-1,0 1,0-1,1 1,-1-1,0 0,0 1,0-1,0 0,-1 0,1 0,0 0,-2 2,0-2,1 0,-1 1,1-1,-1 0,0 0,0-1,0 1,0-1,1 1,-1-1,0 0,0 0,-4 0,5-1,-1 1,1 0,0-1,-1 1,1-1,0 0,-1 0,1 0,0 0,0 0,0 0,0-1,0 1,0-1,-2-2,3 3,0 0,1 0,-1-1,0 1,1 0,-1 0,1-1,-1 1,1-1,0 1,0 0,0-1,0 1,0-1,0 1,0-1,0 1,0 0,0-1,1 1,-1 0,1-1,-1 1,1 0,-1-1,1 1,0 0,1-2,-2 3,0 0,0-1,0 1,0 0,0-1,0 1,0 0,0 0,1-1,-1 1,0 0,0-1,0 1,1 0,-1 0,0-1,0 1,0 0,1 0,-1 0,0-1,0 1,1 0,-1 0,0 0,1 0,-1 0,0 0,1 0,-1-1,0 1,1 0,-1 0,0 0,0 0,1 0,-1 0,0 0,1 1,-1-1,0 0,1 0,-1 0,0 0,1 0,-1 0,0 1,0-1,1 0,-1 0,0 0,0 1,1-1,-1 0,0 0,0 0,0 1,1-1,-1 1,0 0,1 0,-1 0,1 0,-1 0,0 0,0 1,1-1,-1 0,0 0,0 0,0 0,0 1,0-1,-1 0,1 2,-3 2,0 0,0 0,0 0,0-1,-1 0,1 1,-1-1,0-1,-1 1,1-1,-1 1,1-1,-1 0,0-1,0 1,0-1,0 0,-1 0,1-1,-1 0,-5 1,8-1,1-1,0 1,-1 0,1-1,-1 1,1 0,0 1,0-1,-1 0,1 1,0-1,0 1,1-1,-1 1,0 0,0 0,1 0,-1 0,1 0,0 0,-1 0,0 3,-14 18,16-23,0 0,0 0,0 1,0-1,0 0,-1 0,1 0,0 0,0 1,0-1,0 0,-1 0,1 0,0 0,0 0,0 0,-1 0,1 0,0 1,0-1,0 0,-1 0,1 0,0 0,0 0,-1 0,1 0,0 0,0 0,0 0,-1-1,1 1,0 0,0 0,-1 0,1 0,0 0,0 0,0 0,0 0,-1-1,1 1,0 0,0 0,0-1,-6-13,2-16,4 25,0-37,0 41,0 0,0-1,0 1,0 0,0 0,1-1,-1 1,0 0,1 0,-1-1,1 1,-1 0,1 0,-1 0,1 0,0 0,0 0,0 0,-1 0,1 0,0 0,0 0,0 0,0 1,2-2,-2 2,0 0,0 0,0 1,0-1,-1 0,1 0,0 1,0-1,0 1,-1-1,1 1,0-1,-1 1,1-1,0 1,-1 0,1-1,-1 1,1 0,-1 0,1-1,-1 1,1 0,-1 0,0 0,1 1,9 28,-8-23,-1-4,1 0,-1 0,0 0,1 0,-1 0,1 0,0-1,0 1,0-1,1 1,-1-1,0 0,1 0,0 0,-1 0,1 0,0 0,0-1,0 1,5 0,3 1,0-1,0 0,0-1,19 0,-2 0,-29 0,0-1,0 0,0 0,0 0,0 1,0-1,0 1,0-1,0 0,0 1,1 0,-1-1,0 1,0 0,0-1,1 1,-1 0,0 0,1-1,-1 1,0 0,1 0,-1 0,1 0,-1 0,1 0,0 0,0 0,-1 0,1 0,0 0,0 0,0 0,0 0,0 0,0 0,0 1,0-1,1 0,-1 0,0 0,1 0,-1 0,0 0,1-1,-1 1,1 0,0 0,-1 0,1 0,0 0,-1-1,1 1,0 0,0-1,0 1,0 0,0-1,0 1,0-1,1 1,-6-2,1 0,0 0,-1 0,1 0,0 0,0-1,-1 0,1 1,0-1,1 0,-1-1,0 1,-3-4,-25-39,0 1,29 41,-1 0,1 1,-1 0,0-1,0 1,0 0,0 1,0-1,-1 0,1 1,0 0,-7-2,-2 0,-21-2,32 5,-1 0,1 0,0 1,0-1,-1 0,1 0,0 1,0-1,-1 1,1-1,0 1,0 0,0-1,0 1,0 0,0 0,0 0,0 0,0 0,0 0,1 0,-2 2,2-3,-1 0,1 1,0-1,0 0,0 1,0-1,0 1,0-1,0 0,0 1,0-1,0 0,1 1,-1-1,0 0,0 1,0-1,0 0,0 1,1-1,-1 0,0 1,0-1,1 0,-1 1,0-1,0 0,1 0,-1 0,0 1,1-1,-1 0,0 0,1 0,-1 0,0 1,1-1,-1 0,0 0,1 0,-1 0,0 0,1 0,-1 0,1 0,-1 0,0 0,1 0,-1 0,1-1,25 2,-22-1,34-2,-15 0,1 2,42 4,-59-3,1 1,0 0,0 0,-1 1,0 0,1 0,-1 0,0 1,-1 0,1 1,-1 0,9 7,-4-3,1-1,0 0,0 0,1-2,0 1,0-2,26 9,13 5,30 13,75 35,-142-59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3:55:17.040"/>
    </inkml:context>
    <inkml:brush xml:id="br0">
      <inkml:brushProperty name="width" value="0.1" units="cm"/>
      <inkml:brushProperty name="height" value="0.1" units="cm"/>
      <inkml:brushProperty name="color" value="#FFFFFF"/>
      <inkml:brushProperty name="ignorePressure" value="1"/>
    </inkml:brush>
  </inkml:definitions>
  <inkml:trace contextRef="#ctx0" brushRef="#br0">380 160,'-42'-1,"26"-1,0 2,0 0,1 0,-1 2,0 0,0 0,1 2,-1 0,-24 10,34-11,0 0,0-1,-1 0,1 0,-1-1,1 1,-1-1,0-1,-7 1,12-1,0 0,0 0,0 0,0-1,0 1,0 0,0-1,0 1,0-1,0 0,0 0,0 0,1 0,-1 0,0 0,1 0,-1 0,1-1,-1 1,1 0,-1-1,1 1,0-1,0 0,0 0,0 1,0-1,0 0,1 0,-1 0,0 0,1 0,-1-3,2-42,1 40,-2 0,1 0,-1 0,0-1,-1 1,0 0,-2-10,2 16,1 1,-1 0,0 0,1-1,-1 1,0 0,1 0,-1 0,0 0,1 0,-1 0,0 0,1 0,-1 0,0 0,1 1,-1-1,0 0,1 0,-1 1,0-1,1 0,-1 1,1-1,-1 0,1 1,-1-1,1 1,-1 0,0-1,0 1,0-1,0 1,1-1,-1 1,0-1,0 1,1 0,-1-1,1 1,-1 0,1-1,-1 1,1 0,-1 0,1-1,-1 1,1 0,0 0,0 0,-1 0,1 0,0-1,0 1,0 1,1 0,1 0,-1 0,1 0,0-1,0 1,0 0,0-1,0 0,0 1,0-1,0 0,0 0,0 0,1-1,4 2,41 7,-35-7,-9-1,1 0,0 0,-1 0,1-1,0 1,0-1,-1 0,1-1,0 1,0-1,-1 0,1 0,0-1,-1 1,1-1,-1 0,0 0,0 0,1-1,-2 1,1-1,0 0,4-5,0 2,-1 0,1 0,1 1,-1 0,14-6,18-10,-40 21,0 0,0 0,1 0,-1-1,0 1,0 0,1 0,-1 0,0 0,0 0,0 0,1-1,-1 1,0 0,0 0,0 0,0 0,1-1,-1 1,0 0,0 0,0 0,0-1,0 1,0 0,0 0,1-1,-1 1,0 0,0 0,0-1,0 1,0 0,0 0,0-1,0 1,0 0,-1 0,1 0,0-1,0 1,-12-4,-16 2,14 4,0 0,0 1,0 0,1 1,-27 11,39-15,1 1,-1-1,0 0,1 0,-1 0,0 1,1-1,-1 0,1 1,-1-1,1 1,-1-1,1 1,-1-1,1 1,-1-1,1 1,0-1,-1 1,1-1,0 1,-1 0,1-1,0 1,0 0,-1-1,1 1,0 0,0-1,0 1,0 1,1-1,0 0,-1 1,1-1,0 0,0 0,0 0,0 0,0 0,0 0,0 0,0 0,0 0,3 1,2 1,0 0,1 0,-1 0,1-1,10 2,39-4,-46-2,-1 2,0-1,1 2,-1-1,0 1,12 3,-21-4,0 0,0 0,0 0,1 0,-1 0,0 0,0 0,0 0,1 0,-1 0,0 0,0 0,0 1,1-1,-1 0,0 0,0 0,0 0,0 0,0 1,1-1,-1 0,0 0,0 0,0 1,0-1,0 0,0 0,0 0,0 1,0-1,0 0,0 0,0 0,0 1,0-1,0 0,0 0,0 1,0-1,0 0,0 0,0 0,0 1,0-1,0 0,0 0,-1 0,1 1,0-1,0 0,0 0,-13 13,3-3,10-10,0 0,-1 0,1 0,0 0,0 0,0 0,0 0,0 0,0 0,0 1,0-1,0 0,-1 0,1 0,0 0,0 0,0 1,0-1,0 0,0 0,0 0,0 0,0 0,0 0,0 1,0-1,0 0,0 0,0 0,0 0,0 0,0 1,0-1,0 0,1 0,-1 0,0 0,0 0,0 0,0 1,0-1,0 0,0 0,0 0,0 0,1 0,-1 0,0 0,0 0,0 0,0 0,1 1,4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EA954-484A-4AA0-9CEC-25CF23F9A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4634</TotalTime>
  <Pages>48</Pages>
  <Words>7918</Words>
  <Characters>45138</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HETVEE RABARA</dc:creator>
  <cp:keywords/>
  <dc:description/>
  <cp:lastModifiedBy>HETVEE RABARA</cp:lastModifiedBy>
  <cp:revision>416</cp:revision>
  <cp:lastPrinted>2026-03-23T08:31:00Z</cp:lastPrinted>
  <dcterms:created xsi:type="dcterms:W3CDTF">2026-03-11T13:52:00Z</dcterms:created>
  <dcterms:modified xsi:type="dcterms:W3CDTF">2026-03-23T16:47:00Z</dcterms:modified>
</cp:coreProperties>
</file>